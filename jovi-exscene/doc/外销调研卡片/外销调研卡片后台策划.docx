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308F" w:rsidRPr="00BD7742" w:rsidRDefault="001C308F" w:rsidP="001C308F">
      <w:pPr>
        <w:jc w:val="center"/>
        <w:rPr>
          <w:rFonts w:ascii="微软雅黑" w:eastAsia="微软雅黑" w:hAnsi="微软雅黑"/>
          <w:b/>
          <w:sz w:val="96"/>
        </w:rPr>
      </w:pPr>
    </w:p>
    <w:p w:rsidR="001C308F" w:rsidRPr="00BD7742" w:rsidRDefault="001C308F" w:rsidP="001C308F">
      <w:pPr>
        <w:jc w:val="center"/>
        <w:rPr>
          <w:rFonts w:ascii="微软雅黑" w:eastAsia="微软雅黑" w:hAnsi="微软雅黑"/>
          <w:b/>
          <w:sz w:val="96"/>
        </w:rPr>
      </w:pPr>
    </w:p>
    <w:p w:rsidR="001C308F" w:rsidRPr="00BD7742" w:rsidRDefault="001C308F" w:rsidP="001C308F">
      <w:pPr>
        <w:jc w:val="center"/>
        <w:rPr>
          <w:rFonts w:ascii="微软雅黑" w:eastAsia="微软雅黑" w:hAnsi="微软雅黑"/>
          <w:b/>
          <w:sz w:val="96"/>
        </w:rPr>
      </w:pPr>
    </w:p>
    <w:p w:rsidR="00244658" w:rsidRDefault="00244658" w:rsidP="001C308F">
      <w:pPr>
        <w:jc w:val="center"/>
        <w:rPr>
          <w:rFonts w:ascii="微软雅黑" w:eastAsia="微软雅黑" w:hAnsi="微软雅黑"/>
          <w:b/>
          <w:sz w:val="96"/>
        </w:rPr>
      </w:pPr>
      <w:r>
        <w:rPr>
          <w:rFonts w:ascii="微软雅黑" w:eastAsia="微软雅黑" w:hAnsi="微软雅黑" w:hint="eastAsia"/>
          <w:b/>
          <w:sz w:val="96"/>
        </w:rPr>
        <w:t>外销调研卡片</w:t>
      </w:r>
    </w:p>
    <w:p w:rsidR="001C308F" w:rsidRPr="00BD7742" w:rsidRDefault="001C308F" w:rsidP="001C308F">
      <w:pPr>
        <w:jc w:val="center"/>
        <w:rPr>
          <w:rFonts w:ascii="微软雅黑" w:eastAsia="微软雅黑" w:hAnsi="微软雅黑"/>
          <w:b/>
          <w:sz w:val="96"/>
        </w:rPr>
      </w:pPr>
      <w:r w:rsidRPr="00BD7742">
        <w:rPr>
          <w:rFonts w:ascii="微软雅黑" w:eastAsia="微软雅黑" w:hAnsi="微软雅黑"/>
          <w:b/>
          <w:sz w:val="96"/>
        </w:rPr>
        <w:t>后台</w:t>
      </w:r>
      <w:r w:rsidRPr="00BD7742">
        <w:rPr>
          <w:rFonts w:ascii="微软雅黑" w:eastAsia="微软雅黑" w:hAnsi="微软雅黑" w:hint="eastAsia"/>
          <w:b/>
          <w:sz w:val="96"/>
        </w:rPr>
        <w:t>策划</w:t>
      </w:r>
    </w:p>
    <w:p w:rsidR="001C308F" w:rsidRPr="00BD7742" w:rsidRDefault="001C308F" w:rsidP="001C308F">
      <w:pPr>
        <w:widowControl/>
        <w:ind w:firstLine="840"/>
        <w:jc w:val="left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</w:rPr>
        <w:br w:type="page"/>
      </w:r>
    </w:p>
    <w:p w:rsidR="001C308F" w:rsidRPr="00BD7742" w:rsidRDefault="001C308F" w:rsidP="001C308F">
      <w:pPr>
        <w:pStyle w:val="2"/>
        <w:tabs>
          <w:tab w:val="left" w:pos="3321"/>
        </w:tabs>
        <w:spacing w:before="156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lastRenderedPageBreak/>
        <w:t>版本</w:t>
      </w:r>
      <w:r w:rsidRPr="00BD7742">
        <w:rPr>
          <w:rFonts w:ascii="微软雅黑" w:eastAsia="微软雅黑" w:hAnsi="微软雅黑"/>
        </w:rPr>
        <w:t>记录</w:t>
      </w:r>
      <w:r w:rsidRPr="00BD7742">
        <w:rPr>
          <w:rFonts w:ascii="微软雅黑" w:eastAsia="微软雅黑" w:hAnsi="微软雅黑"/>
        </w:rPr>
        <w:tab/>
      </w:r>
    </w:p>
    <w:tbl>
      <w:tblPr>
        <w:tblStyle w:val="affff0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905"/>
        <w:gridCol w:w="923"/>
        <w:gridCol w:w="1275"/>
        <w:gridCol w:w="4680"/>
        <w:gridCol w:w="1699"/>
        <w:gridCol w:w="954"/>
      </w:tblGrid>
      <w:tr w:rsidR="001C308F" w:rsidRPr="00BD7742" w:rsidTr="001E6F13">
        <w:trPr>
          <w:trHeight w:val="567"/>
        </w:trPr>
        <w:tc>
          <w:tcPr>
            <w:tcW w:w="434" w:type="pct"/>
            <w:shd w:val="clear" w:color="auto" w:fill="BFBFBF" w:themeFill="background1" w:themeFillShade="BF"/>
            <w:vAlign w:val="center"/>
          </w:tcPr>
          <w:p w:rsidR="001C308F" w:rsidRPr="00BD7742" w:rsidRDefault="001C308F" w:rsidP="001C308F">
            <w:pPr>
              <w:jc w:val="center"/>
              <w:rPr>
                <w:rFonts w:ascii="微软雅黑" w:eastAsia="微软雅黑" w:hAnsi="微软雅黑"/>
                <w:b/>
              </w:rPr>
            </w:pPr>
            <w:r w:rsidRPr="00BD7742">
              <w:rPr>
                <w:rFonts w:ascii="微软雅黑" w:eastAsia="微软雅黑" w:hAnsi="微软雅黑" w:hint="eastAsia"/>
                <w:b/>
              </w:rPr>
              <w:t>版本</w:t>
            </w:r>
            <w:r w:rsidRPr="00BD7742">
              <w:rPr>
                <w:rFonts w:ascii="微软雅黑" w:eastAsia="微软雅黑" w:hAnsi="微软雅黑"/>
                <w:b/>
              </w:rPr>
              <w:t>号</w:t>
            </w:r>
          </w:p>
        </w:tc>
        <w:tc>
          <w:tcPr>
            <w:tcW w:w="442" w:type="pct"/>
            <w:shd w:val="clear" w:color="auto" w:fill="BFBFBF" w:themeFill="background1" w:themeFillShade="BF"/>
            <w:vAlign w:val="center"/>
          </w:tcPr>
          <w:p w:rsidR="001C308F" w:rsidRPr="00BD7742" w:rsidRDefault="001C308F" w:rsidP="001C308F">
            <w:pPr>
              <w:jc w:val="center"/>
              <w:rPr>
                <w:rFonts w:ascii="微软雅黑" w:eastAsia="微软雅黑" w:hAnsi="微软雅黑"/>
                <w:b/>
              </w:rPr>
            </w:pPr>
            <w:r w:rsidRPr="00BD7742">
              <w:rPr>
                <w:rFonts w:ascii="微软雅黑" w:eastAsia="微软雅黑" w:hAnsi="微软雅黑" w:hint="eastAsia"/>
                <w:b/>
              </w:rPr>
              <w:t>处理人</w:t>
            </w:r>
          </w:p>
        </w:tc>
        <w:tc>
          <w:tcPr>
            <w:tcW w:w="611" w:type="pct"/>
            <w:shd w:val="clear" w:color="auto" w:fill="BFBFBF" w:themeFill="background1" w:themeFillShade="BF"/>
            <w:vAlign w:val="center"/>
          </w:tcPr>
          <w:p w:rsidR="001C308F" w:rsidRPr="00BD7742" w:rsidRDefault="001C308F" w:rsidP="001C308F">
            <w:pPr>
              <w:jc w:val="center"/>
              <w:rPr>
                <w:rFonts w:ascii="微软雅黑" w:eastAsia="微软雅黑" w:hAnsi="微软雅黑"/>
                <w:b/>
              </w:rPr>
            </w:pPr>
            <w:r w:rsidRPr="00BD7742">
              <w:rPr>
                <w:rFonts w:ascii="微软雅黑" w:eastAsia="微软雅黑" w:hAnsi="微软雅黑" w:hint="eastAsia"/>
                <w:b/>
              </w:rPr>
              <w:t>修改</w:t>
            </w:r>
            <w:r w:rsidRPr="00BD7742">
              <w:rPr>
                <w:rFonts w:ascii="微软雅黑" w:eastAsia="微软雅黑" w:hAnsi="微软雅黑"/>
                <w:b/>
              </w:rPr>
              <w:t>日期</w:t>
            </w:r>
          </w:p>
        </w:tc>
        <w:tc>
          <w:tcPr>
            <w:tcW w:w="2242" w:type="pct"/>
            <w:shd w:val="clear" w:color="auto" w:fill="BFBFBF" w:themeFill="background1" w:themeFillShade="BF"/>
            <w:vAlign w:val="center"/>
          </w:tcPr>
          <w:p w:rsidR="001C308F" w:rsidRPr="00BD7742" w:rsidRDefault="001C308F" w:rsidP="001C308F">
            <w:pPr>
              <w:jc w:val="center"/>
              <w:rPr>
                <w:rFonts w:ascii="微软雅黑" w:eastAsia="微软雅黑" w:hAnsi="微软雅黑"/>
                <w:b/>
              </w:rPr>
            </w:pPr>
            <w:r w:rsidRPr="00BD7742">
              <w:rPr>
                <w:rFonts w:ascii="微软雅黑" w:eastAsia="微软雅黑" w:hAnsi="微软雅黑" w:hint="eastAsia"/>
                <w:b/>
              </w:rPr>
              <w:t>描述</w:t>
            </w:r>
          </w:p>
        </w:tc>
        <w:tc>
          <w:tcPr>
            <w:tcW w:w="814" w:type="pct"/>
            <w:shd w:val="clear" w:color="auto" w:fill="BFBFBF" w:themeFill="background1" w:themeFillShade="BF"/>
            <w:vAlign w:val="center"/>
          </w:tcPr>
          <w:p w:rsidR="001C308F" w:rsidRPr="00BD7742" w:rsidRDefault="001C308F" w:rsidP="001C308F">
            <w:pPr>
              <w:jc w:val="center"/>
              <w:rPr>
                <w:rFonts w:ascii="微软雅黑" w:eastAsia="微软雅黑" w:hAnsi="微软雅黑"/>
                <w:b/>
              </w:rPr>
            </w:pPr>
            <w:r w:rsidRPr="00BD7742">
              <w:rPr>
                <w:rFonts w:ascii="微软雅黑" w:eastAsia="微软雅黑" w:hAnsi="微软雅黑" w:hint="eastAsia"/>
                <w:b/>
              </w:rPr>
              <w:t>修改原因</w:t>
            </w:r>
          </w:p>
        </w:tc>
        <w:tc>
          <w:tcPr>
            <w:tcW w:w="457" w:type="pct"/>
            <w:shd w:val="clear" w:color="auto" w:fill="BFBFBF" w:themeFill="background1" w:themeFillShade="BF"/>
            <w:vAlign w:val="center"/>
          </w:tcPr>
          <w:p w:rsidR="001C308F" w:rsidRPr="00BD7742" w:rsidRDefault="001C308F" w:rsidP="001C308F">
            <w:pPr>
              <w:jc w:val="center"/>
              <w:rPr>
                <w:rFonts w:ascii="微软雅黑" w:eastAsia="微软雅黑" w:hAnsi="微软雅黑"/>
                <w:b/>
              </w:rPr>
            </w:pPr>
            <w:r w:rsidRPr="00BD7742">
              <w:rPr>
                <w:rFonts w:ascii="微软雅黑" w:eastAsia="微软雅黑" w:hAnsi="微软雅黑" w:hint="eastAsia"/>
                <w:b/>
              </w:rPr>
              <w:t>软件</w:t>
            </w:r>
            <w:r w:rsidRPr="00BD7742">
              <w:rPr>
                <w:rFonts w:ascii="微软雅黑" w:eastAsia="微软雅黑" w:hAnsi="微软雅黑"/>
                <w:b/>
              </w:rPr>
              <w:t>是否修改</w:t>
            </w:r>
          </w:p>
        </w:tc>
      </w:tr>
      <w:tr w:rsidR="001C308F" w:rsidRPr="00BD7742" w:rsidTr="001E6F13">
        <w:trPr>
          <w:trHeight w:val="20"/>
        </w:trPr>
        <w:tc>
          <w:tcPr>
            <w:tcW w:w="434" w:type="pct"/>
            <w:vAlign w:val="center"/>
          </w:tcPr>
          <w:p w:rsidR="001C308F" w:rsidRPr="00BD7742" w:rsidRDefault="001C308F" w:rsidP="001C308F">
            <w:pPr>
              <w:jc w:val="center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 w:hint="eastAsia"/>
              </w:rPr>
              <w:t>V1.0</w:t>
            </w:r>
          </w:p>
        </w:tc>
        <w:tc>
          <w:tcPr>
            <w:tcW w:w="442" w:type="pct"/>
            <w:vAlign w:val="center"/>
          </w:tcPr>
          <w:p w:rsidR="001C308F" w:rsidRPr="00BD7742" w:rsidRDefault="001C308F" w:rsidP="001C308F">
            <w:pPr>
              <w:jc w:val="center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 w:hint="eastAsia"/>
              </w:rPr>
              <w:t>黄立</w:t>
            </w:r>
          </w:p>
        </w:tc>
        <w:tc>
          <w:tcPr>
            <w:tcW w:w="611" w:type="pct"/>
            <w:vAlign w:val="center"/>
          </w:tcPr>
          <w:p w:rsidR="001C308F" w:rsidRPr="00BD7742" w:rsidRDefault="001E6F13" w:rsidP="00080B21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2019</w:t>
            </w:r>
            <w:r w:rsidR="00080B21">
              <w:rPr>
                <w:rFonts w:ascii="微软雅黑" w:eastAsia="微软雅黑" w:hAnsi="微软雅黑" w:hint="eastAsia"/>
              </w:rPr>
              <w:t>-4</w:t>
            </w:r>
            <w:r>
              <w:rPr>
                <w:rFonts w:ascii="微软雅黑" w:eastAsia="微软雅黑" w:hAnsi="微软雅黑" w:hint="eastAsia"/>
              </w:rPr>
              <w:t>-13</w:t>
            </w:r>
          </w:p>
        </w:tc>
        <w:tc>
          <w:tcPr>
            <w:tcW w:w="2242" w:type="pct"/>
          </w:tcPr>
          <w:p w:rsidR="001C308F" w:rsidRPr="00BD7742" w:rsidRDefault="001C308F" w:rsidP="00244658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BD7742">
              <w:rPr>
                <w:rFonts w:ascii="微软雅黑" w:eastAsia="微软雅黑" w:hAnsi="微软雅黑" w:hint="eastAsia"/>
                <w:szCs w:val="21"/>
              </w:rPr>
              <w:t>建立</w:t>
            </w:r>
            <w:r w:rsidR="00244658" w:rsidRPr="00244658">
              <w:rPr>
                <w:rFonts w:ascii="微软雅黑" w:eastAsia="微软雅黑" w:hAnsi="微软雅黑" w:hint="eastAsia"/>
                <w:szCs w:val="21"/>
              </w:rPr>
              <w:t>外销调研卡片后台</w:t>
            </w:r>
            <w:r w:rsidR="00244658">
              <w:rPr>
                <w:rFonts w:ascii="微软雅黑" w:eastAsia="微软雅黑" w:hAnsi="微软雅黑" w:hint="eastAsia"/>
                <w:szCs w:val="21"/>
              </w:rPr>
              <w:t>，满足调研</w:t>
            </w:r>
            <w:r w:rsidRPr="00BD7742">
              <w:rPr>
                <w:rFonts w:ascii="微软雅黑" w:eastAsia="微软雅黑" w:hAnsi="微软雅黑" w:hint="eastAsia"/>
                <w:szCs w:val="21"/>
              </w:rPr>
              <w:t>需求。</w:t>
            </w:r>
          </w:p>
        </w:tc>
        <w:tc>
          <w:tcPr>
            <w:tcW w:w="814" w:type="pct"/>
          </w:tcPr>
          <w:p w:rsidR="001C308F" w:rsidRPr="00BD7742" w:rsidRDefault="001C308F" w:rsidP="001C308F">
            <w:pPr>
              <w:jc w:val="left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 w:hint="eastAsia"/>
              </w:rPr>
              <w:t>新版本</w:t>
            </w:r>
          </w:p>
        </w:tc>
        <w:tc>
          <w:tcPr>
            <w:tcW w:w="457" w:type="pct"/>
          </w:tcPr>
          <w:p w:rsidR="001C308F" w:rsidRPr="00BD7742" w:rsidRDefault="001C308F" w:rsidP="001C308F">
            <w:pPr>
              <w:jc w:val="center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1E6F13" w:rsidRPr="00BD7742" w:rsidTr="001E6F13">
        <w:trPr>
          <w:trHeight w:val="20"/>
        </w:trPr>
        <w:tc>
          <w:tcPr>
            <w:tcW w:w="434" w:type="pct"/>
            <w:vAlign w:val="center"/>
          </w:tcPr>
          <w:p w:rsidR="001E6F13" w:rsidRPr="00BD7742" w:rsidRDefault="001E6F13" w:rsidP="001C308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1.0.1</w:t>
            </w:r>
          </w:p>
        </w:tc>
        <w:tc>
          <w:tcPr>
            <w:tcW w:w="442" w:type="pct"/>
            <w:vAlign w:val="center"/>
          </w:tcPr>
          <w:p w:rsidR="001E6F13" w:rsidRPr="00BD7742" w:rsidRDefault="001E6F13" w:rsidP="001E6F1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黄立</w:t>
            </w:r>
          </w:p>
        </w:tc>
        <w:tc>
          <w:tcPr>
            <w:tcW w:w="611" w:type="pct"/>
            <w:vAlign w:val="center"/>
          </w:tcPr>
          <w:p w:rsidR="001E6F13" w:rsidRDefault="001E6F13" w:rsidP="00080B21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</w:t>
            </w:r>
            <w:r>
              <w:rPr>
                <w:rFonts w:ascii="微软雅黑" w:eastAsia="微软雅黑" w:hAnsi="微软雅黑"/>
              </w:rPr>
              <w:t>9-4-15</w:t>
            </w:r>
          </w:p>
        </w:tc>
        <w:tc>
          <w:tcPr>
            <w:tcW w:w="2242" w:type="pct"/>
          </w:tcPr>
          <w:p w:rsidR="001E6F13" w:rsidRDefault="001E6F13" w:rsidP="00244658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【1.5.1.2】</w:t>
            </w:r>
            <w:r w:rsidRPr="001E6F13">
              <w:rPr>
                <w:rFonts w:ascii="微软雅黑" w:eastAsia="微软雅黑" w:hAnsi="微软雅黑" w:hint="eastAsia"/>
                <w:szCs w:val="21"/>
              </w:rPr>
              <w:t>增加基本信息编辑版块</w:t>
            </w:r>
          </w:p>
          <w:p w:rsidR="001E6F13" w:rsidRPr="00BD7742" w:rsidRDefault="001E6F13" w:rsidP="00244658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【1.5.1.6】</w:t>
            </w:r>
            <w:r w:rsidRPr="001E6F13">
              <w:rPr>
                <w:rFonts w:ascii="微软雅黑" w:eastAsia="微软雅黑" w:hAnsi="微软雅黑" w:hint="eastAsia"/>
                <w:szCs w:val="21"/>
              </w:rPr>
              <w:t>后台数据查看增加基本信息的筛选；</w:t>
            </w:r>
          </w:p>
        </w:tc>
        <w:tc>
          <w:tcPr>
            <w:tcW w:w="814" w:type="pct"/>
          </w:tcPr>
          <w:p w:rsidR="001E6F13" w:rsidRPr="00BD7742" w:rsidRDefault="001E6F13" w:rsidP="001C308F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新需求</w:t>
            </w:r>
          </w:p>
        </w:tc>
        <w:tc>
          <w:tcPr>
            <w:tcW w:w="457" w:type="pct"/>
          </w:tcPr>
          <w:p w:rsidR="001E6F13" w:rsidRPr="00BD7742" w:rsidRDefault="001E6F13" w:rsidP="001C308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600C15" w:rsidRPr="00BD7742" w:rsidTr="001E6F13">
        <w:trPr>
          <w:trHeight w:val="20"/>
        </w:trPr>
        <w:tc>
          <w:tcPr>
            <w:tcW w:w="434" w:type="pct"/>
            <w:vAlign w:val="center"/>
          </w:tcPr>
          <w:p w:rsidR="00600C15" w:rsidRDefault="00600C15" w:rsidP="001C308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1.0.2</w:t>
            </w:r>
          </w:p>
        </w:tc>
        <w:tc>
          <w:tcPr>
            <w:tcW w:w="442" w:type="pct"/>
            <w:vAlign w:val="center"/>
          </w:tcPr>
          <w:p w:rsidR="00600C15" w:rsidRDefault="00600C15" w:rsidP="001E6F1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黄立</w:t>
            </w:r>
          </w:p>
        </w:tc>
        <w:tc>
          <w:tcPr>
            <w:tcW w:w="611" w:type="pct"/>
            <w:vAlign w:val="center"/>
          </w:tcPr>
          <w:p w:rsidR="00600C15" w:rsidRDefault="00600C15" w:rsidP="00080B21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2019-4-18</w:t>
            </w:r>
          </w:p>
        </w:tc>
        <w:tc>
          <w:tcPr>
            <w:tcW w:w="2242" w:type="pct"/>
          </w:tcPr>
          <w:p w:rsidR="00600C15" w:rsidRDefault="00600C15" w:rsidP="00244658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根据</w:t>
            </w:r>
            <w:r>
              <w:rPr>
                <w:rFonts w:ascii="微软雅黑" w:eastAsia="微软雅黑" w:hAnsi="微软雅黑"/>
                <w:szCs w:val="21"/>
              </w:rPr>
              <w:t>策划评审意见修改策划</w:t>
            </w:r>
          </w:p>
        </w:tc>
        <w:tc>
          <w:tcPr>
            <w:tcW w:w="814" w:type="pct"/>
          </w:tcPr>
          <w:p w:rsidR="00600C15" w:rsidRPr="00600C15" w:rsidRDefault="00600C15" w:rsidP="001C308F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</w:t>
            </w:r>
          </w:p>
        </w:tc>
        <w:tc>
          <w:tcPr>
            <w:tcW w:w="457" w:type="pct"/>
          </w:tcPr>
          <w:p w:rsidR="00600C15" w:rsidRDefault="00600C15" w:rsidP="001C308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BB6AA6" w:rsidRPr="00BD7742" w:rsidTr="001E6F13">
        <w:trPr>
          <w:trHeight w:val="20"/>
          <w:ins w:id="0" w:author="AutoBVT" w:date="2019-05-10T10:58:00Z"/>
        </w:trPr>
        <w:tc>
          <w:tcPr>
            <w:tcW w:w="434" w:type="pct"/>
            <w:vAlign w:val="center"/>
          </w:tcPr>
          <w:p w:rsidR="00BB6AA6" w:rsidRDefault="00BB6AA6" w:rsidP="001C308F">
            <w:pPr>
              <w:jc w:val="center"/>
              <w:rPr>
                <w:ins w:id="1" w:author="AutoBVT" w:date="2019-05-10T10:58:00Z"/>
                <w:rFonts w:ascii="微软雅黑" w:eastAsia="微软雅黑" w:hAnsi="微软雅黑"/>
              </w:rPr>
            </w:pPr>
            <w:ins w:id="2" w:author="AutoBVT" w:date="2019-05-10T10:58:00Z">
              <w:r>
                <w:rPr>
                  <w:rFonts w:ascii="微软雅黑" w:eastAsia="微软雅黑" w:hAnsi="微软雅黑" w:hint="eastAsia"/>
                </w:rPr>
                <w:t>1.0.3</w:t>
              </w:r>
            </w:ins>
          </w:p>
        </w:tc>
        <w:tc>
          <w:tcPr>
            <w:tcW w:w="442" w:type="pct"/>
            <w:vAlign w:val="center"/>
          </w:tcPr>
          <w:p w:rsidR="00BB6AA6" w:rsidRDefault="00BB6AA6" w:rsidP="001E6F13">
            <w:pPr>
              <w:jc w:val="center"/>
              <w:rPr>
                <w:ins w:id="3" w:author="AutoBVT" w:date="2019-05-10T10:58:00Z"/>
                <w:rFonts w:ascii="微软雅黑" w:eastAsia="微软雅黑" w:hAnsi="微软雅黑"/>
              </w:rPr>
            </w:pPr>
            <w:ins w:id="4" w:author="AutoBVT" w:date="2019-05-10T10:58:00Z">
              <w:r>
                <w:rPr>
                  <w:rFonts w:ascii="微软雅黑" w:eastAsia="微软雅黑" w:hAnsi="微软雅黑" w:hint="eastAsia"/>
                </w:rPr>
                <w:t>黄立</w:t>
              </w:r>
            </w:ins>
          </w:p>
        </w:tc>
        <w:tc>
          <w:tcPr>
            <w:tcW w:w="611" w:type="pct"/>
            <w:vAlign w:val="center"/>
          </w:tcPr>
          <w:p w:rsidR="00BB6AA6" w:rsidRDefault="00BB6AA6" w:rsidP="00080B21">
            <w:pPr>
              <w:jc w:val="center"/>
              <w:rPr>
                <w:ins w:id="5" w:author="AutoBVT" w:date="2019-05-10T10:58:00Z"/>
                <w:rFonts w:ascii="微软雅黑" w:eastAsia="微软雅黑" w:hAnsi="微软雅黑"/>
              </w:rPr>
            </w:pPr>
            <w:ins w:id="6" w:author="AutoBVT" w:date="2019-05-10T10:58:00Z">
              <w:r>
                <w:rPr>
                  <w:rFonts w:ascii="微软雅黑" w:eastAsia="微软雅黑" w:hAnsi="微软雅黑" w:hint="eastAsia"/>
                </w:rPr>
                <w:t>2019-5-10</w:t>
              </w:r>
            </w:ins>
          </w:p>
        </w:tc>
        <w:tc>
          <w:tcPr>
            <w:tcW w:w="2242" w:type="pct"/>
          </w:tcPr>
          <w:p w:rsidR="00BB6AA6" w:rsidRDefault="000024D3" w:rsidP="00244658">
            <w:pPr>
              <w:jc w:val="left"/>
              <w:rPr>
                <w:ins w:id="7" w:author="AutoBVT" w:date="2019-05-10T10:58:00Z"/>
                <w:rFonts w:ascii="微软雅黑" w:eastAsia="微软雅黑" w:hAnsi="微软雅黑"/>
                <w:szCs w:val="21"/>
              </w:rPr>
            </w:pPr>
            <w:ins w:id="8" w:author="AutoBVT" w:date="2019-05-10T11:11:00Z">
              <w:r>
                <w:rPr>
                  <w:rFonts w:ascii="微软雅黑" w:eastAsia="微软雅黑" w:hAnsi="微软雅黑" w:hint="eastAsia"/>
                  <w:szCs w:val="21"/>
                </w:rPr>
                <w:t>【1.5.1】</w:t>
              </w:r>
            </w:ins>
            <w:ins w:id="9" w:author="AutoBVT" w:date="2019-05-10T11:12:00Z">
              <w:r>
                <w:rPr>
                  <w:rFonts w:ascii="微软雅黑" w:eastAsia="微软雅黑" w:hAnsi="微软雅黑" w:hint="eastAsia"/>
                  <w:szCs w:val="21"/>
                </w:rPr>
                <w:t>根据</w:t>
              </w:r>
              <w:r>
                <w:rPr>
                  <w:rFonts w:ascii="微软雅黑" w:eastAsia="微软雅黑" w:hAnsi="微软雅黑"/>
                  <w:szCs w:val="21"/>
                </w:rPr>
                <w:t>问题管理单</w:t>
              </w:r>
              <w:r>
                <w:rPr>
                  <w:rFonts w:ascii="微软雅黑" w:eastAsia="微软雅黑" w:hAnsi="微软雅黑" w:hint="eastAsia"/>
                  <w:szCs w:val="21"/>
                </w:rPr>
                <w:t>修改</w:t>
              </w:r>
              <w:r>
                <w:rPr>
                  <w:rFonts w:ascii="微软雅黑" w:eastAsia="微软雅黑" w:hAnsi="微软雅黑"/>
                  <w:szCs w:val="21"/>
                </w:rPr>
                <w:t>细节</w:t>
              </w:r>
            </w:ins>
          </w:p>
        </w:tc>
        <w:tc>
          <w:tcPr>
            <w:tcW w:w="814" w:type="pct"/>
          </w:tcPr>
          <w:p w:rsidR="00BB6AA6" w:rsidRPr="000024D3" w:rsidRDefault="000024D3" w:rsidP="001C308F">
            <w:pPr>
              <w:jc w:val="left"/>
              <w:rPr>
                <w:ins w:id="10" w:author="AutoBVT" w:date="2019-05-10T10:58:00Z"/>
                <w:rFonts w:ascii="微软雅黑" w:eastAsia="微软雅黑" w:hAnsi="微软雅黑"/>
              </w:rPr>
            </w:pPr>
            <w:ins w:id="11" w:author="AutoBVT" w:date="2019-05-10T11:12:00Z">
              <w:r>
                <w:rPr>
                  <w:rFonts w:ascii="微软雅黑" w:eastAsia="微软雅黑" w:hAnsi="微软雅黑" w:hint="eastAsia"/>
                </w:rPr>
                <w:t>优化</w:t>
              </w:r>
            </w:ins>
          </w:p>
        </w:tc>
        <w:tc>
          <w:tcPr>
            <w:tcW w:w="457" w:type="pct"/>
          </w:tcPr>
          <w:p w:rsidR="00BB6AA6" w:rsidRDefault="000024D3" w:rsidP="001C308F">
            <w:pPr>
              <w:jc w:val="center"/>
              <w:rPr>
                <w:ins w:id="12" w:author="AutoBVT" w:date="2019-05-10T10:58:00Z"/>
                <w:rFonts w:ascii="微软雅黑" w:eastAsia="微软雅黑" w:hAnsi="微软雅黑"/>
              </w:rPr>
            </w:pPr>
            <w:ins w:id="13" w:author="AutoBVT" w:date="2019-05-10T11:12:00Z">
              <w:r>
                <w:rPr>
                  <w:rFonts w:ascii="微软雅黑" w:eastAsia="微软雅黑" w:hAnsi="微软雅黑" w:hint="eastAsia"/>
                </w:rPr>
                <w:t>是</w:t>
              </w:r>
            </w:ins>
          </w:p>
        </w:tc>
      </w:tr>
      <w:tr w:rsidR="00A5240E" w:rsidRPr="00BD7742" w:rsidTr="001E6F13">
        <w:trPr>
          <w:trHeight w:val="20"/>
          <w:ins w:id="14" w:author="AutoBVT" w:date="2019-05-15T15:29:00Z"/>
        </w:trPr>
        <w:tc>
          <w:tcPr>
            <w:tcW w:w="434" w:type="pct"/>
            <w:vAlign w:val="center"/>
          </w:tcPr>
          <w:p w:rsidR="00A5240E" w:rsidRDefault="00A5240E" w:rsidP="001C308F">
            <w:pPr>
              <w:jc w:val="center"/>
              <w:rPr>
                <w:ins w:id="15" w:author="AutoBVT" w:date="2019-05-15T15:29:00Z"/>
                <w:rFonts w:ascii="微软雅黑" w:eastAsia="微软雅黑" w:hAnsi="微软雅黑" w:hint="eastAsia"/>
              </w:rPr>
            </w:pPr>
            <w:ins w:id="16" w:author="AutoBVT" w:date="2019-05-15T15:29:00Z">
              <w:r>
                <w:rPr>
                  <w:rFonts w:ascii="微软雅黑" w:eastAsia="微软雅黑" w:hAnsi="微软雅黑" w:hint="eastAsia"/>
                </w:rPr>
                <w:t>1.0.4</w:t>
              </w:r>
            </w:ins>
          </w:p>
        </w:tc>
        <w:tc>
          <w:tcPr>
            <w:tcW w:w="442" w:type="pct"/>
            <w:vAlign w:val="center"/>
          </w:tcPr>
          <w:p w:rsidR="00A5240E" w:rsidRDefault="00A5240E" w:rsidP="001E6F13">
            <w:pPr>
              <w:jc w:val="center"/>
              <w:rPr>
                <w:ins w:id="17" w:author="AutoBVT" w:date="2019-05-15T15:29:00Z"/>
                <w:rFonts w:ascii="微软雅黑" w:eastAsia="微软雅黑" w:hAnsi="微软雅黑" w:hint="eastAsia"/>
              </w:rPr>
            </w:pPr>
            <w:ins w:id="18" w:author="AutoBVT" w:date="2019-05-15T15:30:00Z">
              <w:r>
                <w:rPr>
                  <w:rFonts w:ascii="微软雅黑" w:eastAsia="微软雅黑" w:hAnsi="微软雅黑" w:hint="eastAsia"/>
                </w:rPr>
                <w:t>黄立</w:t>
              </w:r>
            </w:ins>
          </w:p>
        </w:tc>
        <w:tc>
          <w:tcPr>
            <w:tcW w:w="611" w:type="pct"/>
            <w:vAlign w:val="center"/>
          </w:tcPr>
          <w:p w:rsidR="00A5240E" w:rsidRDefault="00A5240E" w:rsidP="00080B21">
            <w:pPr>
              <w:jc w:val="center"/>
              <w:rPr>
                <w:ins w:id="19" w:author="AutoBVT" w:date="2019-05-15T15:29:00Z"/>
                <w:rFonts w:ascii="微软雅黑" w:eastAsia="微软雅黑" w:hAnsi="微软雅黑" w:hint="eastAsia"/>
              </w:rPr>
            </w:pPr>
            <w:ins w:id="20" w:author="AutoBVT" w:date="2019-05-15T15:30:00Z">
              <w:r>
                <w:rPr>
                  <w:rFonts w:ascii="微软雅黑" w:eastAsia="微软雅黑" w:hAnsi="微软雅黑" w:hint="eastAsia"/>
                </w:rPr>
                <w:t>2019-5-15</w:t>
              </w:r>
            </w:ins>
          </w:p>
        </w:tc>
        <w:tc>
          <w:tcPr>
            <w:tcW w:w="2242" w:type="pct"/>
          </w:tcPr>
          <w:p w:rsidR="00A5240E" w:rsidRDefault="00A5240E" w:rsidP="00A5240E">
            <w:pPr>
              <w:jc w:val="left"/>
              <w:rPr>
                <w:ins w:id="21" w:author="AutoBVT" w:date="2019-05-15T15:29:00Z"/>
                <w:rFonts w:ascii="微软雅黑" w:eastAsia="微软雅黑" w:hAnsi="微软雅黑" w:hint="eastAsia"/>
                <w:szCs w:val="21"/>
              </w:rPr>
              <w:pPrChange w:id="22" w:author="AutoBVT" w:date="2019-05-15T15:32:00Z">
                <w:pPr>
                  <w:jc w:val="left"/>
                </w:pPr>
              </w:pPrChange>
            </w:pPr>
            <w:ins w:id="23" w:author="AutoBVT" w:date="2019-05-15T15:31:00Z">
              <w:r>
                <w:rPr>
                  <w:rFonts w:ascii="微软雅黑" w:eastAsia="微软雅黑" w:hAnsi="微软雅黑" w:hint="eastAsia"/>
                  <w:szCs w:val="21"/>
                </w:rPr>
                <w:t>【1.5.1.5】去除</w:t>
              </w:r>
              <w:r>
                <w:rPr>
                  <w:rFonts w:ascii="微软雅黑" w:eastAsia="微软雅黑" w:hAnsi="微软雅黑" w:cs="宋体" w:hint="eastAsia"/>
                </w:rPr>
                <w:t>个人</w:t>
              </w:r>
              <w:r>
                <w:rPr>
                  <w:rFonts w:ascii="微软雅黑" w:eastAsia="微软雅黑" w:hAnsi="微软雅黑" w:cs="宋体"/>
                </w:rPr>
                <w:t>信息</w:t>
              </w:r>
              <w:r>
                <w:rPr>
                  <w:rFonts w:ascii="微软雅黑" w:eastAsia="微软雅黑" w:hAnsi="微软雅黑" w:cs="宋体" w:hint="eastAsia"/>
                </w:rPr>
                <w:t>的</w:t>
              </w:r>
            </w:ins>
            <w:ins w:id="24" w:author="AutoBVT" w:date="2019-05-15T15:32:00Z">
              <w:r>
                <w:rPr>
                  <w:rFonts w:ascii="微软雅黑" w:eastAsia="微软雅黑" w:hAnsi="微软雅黑" w:cs="宋体" w:hint="eastAsia"/>
                </w:rPr>
                <w:t>默认</w:t>
              </w:r>
              <w:r>
                <w:rPr>
                  <w:rFonts w:ascii="微软雅黑" w:eastAsia="微软雅黑" w:hAnsi="微软雅黑" w:cs="宋体"/>
                </w:rPr>
                <w:t>配置，</w:t>
              </w:r>
            </w:ins>
            <w:ins w:id="25" w:author="AutoBVT" w:date="2019-05-15T15:31:00Z">
              <w:r>
                <w:rPr>
                  <w:rFonts w:ascii="微软雅黑" w:eastAsia="微软雅黑" w:hAnsi="微软雅黑" w:cs="宋体"/>
                </w:rPr>
                <w:t>配置</w:t>
              </w:r>
              <w:r>
                <w:rPr>
                  <w:rFonts w:ascii="微软雅黑" w:eastAsia="微软雅黑" w:hAnsi="微软雅黑" w:cs="宋体" w:hint="eastAsia"/>
                </w:rPr>
                <w:t>方法</w:t>
              </w:r>
              <w:r>
                <w:rPr>
                  <w:rFonts w:ascii="微软雅黑" w:eastAsia="微软雅黑" w:hAnsi="微软雅黑" w:cs="宋体"/>
                </w:rPr>
                <w:t>与问卷</w:t>
              </w:r>
              <w:r>
                <w:rPr>
                  <w:rFonts w:ascii="微软雅黑" w:eastAsia="微软雅黑" w:hAnsi="微软雅黑" w:cs="宋体" w:hint="eastAsia"/>
                </w:rPr>
                <w:t>设置</w:t>
              </w:r>
              <w:r>
                <w:rPr>
                  <w:rFonts w:ascii="微软雅黑" w:eastAsia="微软雅黑" w:hAnsi="微软雅黑" w:cs="宋体"/>
                </w:rPr>
                <w:t>一致</w:t>
              </w:r>
            </w:ins>
          </w:p>
        </w:tc>
        <w:tc>
          <w:tcPr>
            <w:tcW w:w="814" w:type="pct"/>
          </w:tcPr>
          <w:p w:rsidR="00A5240E" w:rsidRPr="00A5240E" w:rsidRDefault="00A5240E" w:rsidP="001C308F">
            <w:pPr>
              <w:jc w:val="left"/>
              <w:rPr>
                <w:ins w:id="26" w:author="AutoBVT" w:date="2019-05-15T15:29:00Z"/>
                <w:rFonts w:ascii="微软雅黑" w:eastAsia="微软雅黑" w:hAnsi="微软雅黑" w:hint="eastAsia"/>
                <w:rPrChange w:id="27" w:author="AutoBVT" w:date="2019-05-15T15:32:00Z">
                  <w:rPr>
                    <w:ins w:id="28" w:author="AutoBVT" w:date="2019-05-15T15:29:00Z"/>
                    <w:rFonts w:ascii="微软雅黑" w:eastAsia="微软雅黑" w:hAnsi="微软雅黑" w:hint="eastAsia"/>
                  </w:rPr>
                </w:rPrChange>
              </w:rPr>
            </w:pPr>
            <w:ins w:id="29" w:author="AutoBVT" w:date="2019-05-15T15:32:00Z">
              <w:r>
                <w:rPr>
                  <w:rFonts w:ascii="微软雅黑" w:eastAsia="微软雅黑" w:hAnsi="微软雅黑" w:hint="eastAsia"/>
                </w:rPr>
                <w:t>优化</w:t>
              </w:r>
            </w:ins>
          </w:p>
        </w:tc>
        <w:tc>
          <w:tcPr>
            <w:tcW w:w="457" w:type="pct"/>
          </w:tcPr>
          <w:p w:rsidR="00A5240E" w:rsidRDefault="00A5240E" w:rsidP="001C308F">
            <w:pPr>
              <w:jc w:val="center"/>
              <w:rPr>
                <w:ins w:id="30" w:author="AutoBVT" w:date="2019-05-15T15:29:00Z"/>
                <w:rFonts w:ascii="微软雅黑" w:eastAsia="微软雅黑" w:hAnsi="微软雅黑" w:hint="eastAsia"/>
              </w:rPr>
            </w:pPr>
            <w:ins w:id="31" w:author="AutoBVT" w:date="2019-05-15T15:32:00Z">
              <w:r>
                <w:rPr>
                  <w:rFonts w:ascii="微软雅黑" w:eastAsia="微软雅黑" w:hAnsi="微软雅黑" w:hint="eastAsia"/>
                </w:rPr>
                <w:t>是</w:t>
              </w:r>
            </w:ins>
            <w:bookmarkStart w:id="32" w:name="_GoBack"/>
            <w:bookmarkEnd w:id="32"/>
          </w:p>
        </w:tc>
      </w:tr>
    </w:tbl>
    <w:p w:rsidR="001C308F" w:rsidRPr="005B1913" w:rsidRDefault="001C308F" w:rsidP="00E552A9">
      <w:pPr>
        <w:rPr>
          <w:rFonts w:ascii="微软雅黑" w:eastAsia="微软雅黑" w:hAnsi="微软雅黑"/>
        </w:rPr>
      </w:pPr>
    </w:p>
    <w:p w:rsidR="001C308F" w:rsidRPr="00BD7742" w:rsidRDefault="001C308F" w:rsidP="00E552A9">
      <w:pPr>
        <w:pStyle w:val="2"/>
        <w:tabs>
          <w:tab w:val="left" w:pos="3321"/>
        </w:tabs>
        <w:spacing w:before="156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</w:rPr>
        <w:br w:type="page"/>
      </w:r>
      <w:r w:rsidRPr="00BD7742">
        <w:rPr>
          <w:rFonts w:ascii="微软雅黑" w:eastAsia="微软雅黑" w:hAnsi="微软雅黑" w:hint="eastAsia"/>
        </w:rPr>
        <w:lastRenderedPageBreak/>
        <w:t>产品信息</w:t>
      </w:r>
    </w:p>
    <w:p w:rsidR="001C308F" w:rsidRPr="00BD7742" w:rsidRDefault="001C308F" w:rsidP="001C308F">
      <w:pPr>
        <w:pStyle w:val="3"/>
        <w:rPr>
          <w:rFonts w:ascii="微软雅黑" w:hAnsi="微软雅黑"/>
        </w:rPr>
      </w:pPr>
      <w:r w:rsidRPr="00BD7742">
        <w:rPr>
          <w:rFonts w:ascii="微软雅黑" w:hAnsi="微软雅黑" w:hint="eastAsia"/>
        </w:rPr>
        <w:t>背景</w:t>
      </w:r>
      <w:r w:rsidRPr="00BD7742">
        <w:rPr>
          <w:rFonts w:ascii="微软雅黑" w:hAnsi="微软雅黑"/>
        </w:rPr>
        <w:t>与目标</w:t>
      </w:r>
    </w:p>
    <w:p w:rsidR="001C308F" w:rsidRPr="00BD7742" w:rsidRDefault="001C308F" w:rsidP="001C308F">
      <w:pPr>
        <w:pStyle w:val="3"/>
        <w:rPr>
          <w:rFonts w:ascii="微软雅黑" w:hAnsi="微软雅黑"/>
        </w:rPr>
      </w:pPr>
      <w:r w:rsidRPr="00BD7742">
        <w:rPr>
          <w:rFonts w:ascii="微软雅黑" w:hAnsi="微软雅黑" w:hint="eastAsia"/>
        </w:rPr>
        <w:t>功能与</w:t>
      </w:r>
      <w:r w:rsidRPr="00BD7742">
        <w:rPr>
          <w:rFonts w:ascii="微软雅黑" w:hAnsi="微软雅黑"/>
        </w:rPr>
        <w:t>流程</w:t>
      </w:r>
    </w:p>
    <w:p w:rsidR="001C308F" w:rsidRPr="00BD7742" w:rsidRDefault="001C308F" w:rsidP="001C308F">
      <w:pPr>
        <w:pStyle w:val="3"/>
        <w:rPr>
          <w:rFonts w:ascii="微软雅黑" w:hAnsi="微软雅黑"/>
        </w:rPr>
      </w:pPr>
      <w:r w:rsidRPr="00BD7742">
        <w:rPr>
          <w:rFonts w:ascii="微软雅黑" w:hAnsi="微软雅黑" w:hint="eastAsia"/>
        </w:rPr>
        <w:t>名词说明</w:t>
      </w:r>
    </w:p>
    <w:p w:rsidR="001C308F" w:rsidRPr="00BD7742" w:rsidRDefault="001C308F" w:rsidP="001C308F">
      <w:pPr>
        <w:widowControl/>
        <w:jc w:val="left"/>
        <w:rPr>
          <w:rFonts w:ascii="微软雅黑" w:eastAsia="微软雅黑" w:hAnsi="微软雅黑"/>
        </w:rPr>
      </w:pPr>
    </w:p>
    <w:p w:rsidR="001C308F" w:rsidRPr="00BD7742" w:rsidRDefault="001C308F" w:rsidP="001C308F">
      <w:pPr>
        <w:widowControl/>
        <w:jc w:val="left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</w:rPr>
        <w:br w:type="page"/>
      </w:r>
    </w:p>
    <w:p w:rsidR="001C308F" w:rsidRPr="00BD7742" w:rsidRDefault="001C308F" w:rsidP="001C308F">
      <w:pPr>
        <w:pStyle w:val="2"/>
        <w:tabs>
          <w:tab w:val="left" w:pos="3321"/>
        </w:tabs>
        <w:spacing w:before="156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lastRenderedPageBreak/>
        <w:t>整体说明</w:t>
      </w:r>
    </w:p>
    <w:p w:rsidR="001C308F" w:rsidRPr="00BD7742" w:rsidRDefault="001C308F" w:rsidP="001C308F">
      <w:pPr>
        <w:pStyle w:val="3"/>
        <w:rPr>
          <w:rFonts w:ascii="微软雅黑" w:hAnsi="微软雅黑"/>
        </w:rPr>
      </w:pPr>
      <w:r w:rsidRPr="00BD7742">
        <w:rPr>
          <w:rFonts w:ascii="微软雅黑" w:hAnsi="微软雅黑" w:hint="eastAsia"/>
        </w:rPr>
        <w:t>进入</w:t>
      </w:r>
      <w:r w:rsidRPr="00BD7742">
        <w:rPr>
          <w:rFonts w:ascii="微软雅黑" w:hAnsi="微软雅黑"/>
        </w:rPr>
        <w:t>与退出</w:t>
      </w:r>
    </w:p>
    <w:p w:rsidR="001C308F" w:rsidRPr="00BD7742" w:rsidRDefault="001C308F" w:rsidP="00C02C91">
      <w:pPr>
        <w:pStyle w:val="afffc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登录页面、地址、账号接入</w:t>
      </w:r>
      <w:r w:rsidRPr="00BD7742">
        <w:rPr>
          <w:rFonts w:ascii="微软雅黑" w:eastAsia="微软雅黑" w:hAnsi="微软雅黑"/>
        </w:rPr>
        <w:t>公司权限系统</w:t>
      </w:r>
      <w:r w:rsidRPr="00BD7742">
        <w:rPr>
          <w:rFonts w:ascii="微软雅黑" w:eastAsia="微软雅黑" w:hAnsi="微软雅黑" w:hint="eastAsia"/>
        </w:rPr>
        <w:t>，由开发提供。</w:t>
      </w:r>
    </w:p>
    <w:p w:rsidR="001C308F" w:rsidRPr="00BD7742" w:rsidRDefault="001C308F" w:rsidP="00C02C91">
      <w:pPr>
        <w:pStyle w:val="afffc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退出登录，见“详细</w:t>
      </w:r>
      <w:r w:rsidRPr="00BD7742">
        <w:rPr>
          <w:rFonts w:ascii="微软雅黑" w:eastAsia="微软雅黑" w:hAnsi="微软雅黑"/>
        </w:rPr>
        <w:t>说明</w:t>
      </w:r>
      <w:r w:rsidRPr="00BD7742">
        <w:rPr>
          <w:rFonts w:ascii="微软雅黑" w:eastAsia="微软雅黑" w:hAnsi="微软雅黑" w:hint="eastAsia"/>
        </w:rPr>
        <w:t xml:space="preserve"> &gt;</w:t>
      </w:r>
      <w:r w:rsidRPr="00BD7742">
        <w:rPr>
          <w:rFonts w:ascii="微软雅黑" w:eastAsia="微软雅黑" w:hAnsi="微软雅黑"/>
        </w:rPr>
        <w:t xml:space="preserve"> </w:t>
      </w:r>
      <w:r w:rsidRPr="00BD7742">
        <w:rPr>
          <w:rFonts w:ascii="微软雅黑" w:eastAsia="微软雅黑" w:hAnsi="微软雅黑" w:hint="eastAsia"/>
        </w:rPr>
        <w:t>标题区”部分。</w:t>
      </w:r>
    </w:p>
    <w:p w:rsidR="001C308F" w:rsidRPr="00BD7742" w:rsidRDefault="001C308F" w:rsidP="00C02C91">
      <w:pPr>
        <w:pStyle w:val="afffc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账号信息管理及登录日志，见“详细</w:t>
      </w:r>
      <w:r w:rsidRPr="00BD7742">
        <w:rPr>
          <w:rFonts w:ascii="微软雅黑" w:eastAsia="微软雅黑" w:hAnsi="微软雅黑"/>
        </w:rPr>
        <w:t>说明</w:t>
      </w:r>
      <w:r w:rsidRPr="00BD7742">
        <w:rPr>
          <w:rFonts w:ascii="微软雅黑" w:eastAsia="微软雅黑" w:hAnsi="微软雅黑" w:hint="eastAsia"/>
        </w:rPr>
        <w:t xml:space="preserve"> &gt;</w:t>
      </w:r>
      <w:r w:rsidRPr="00BD7742">
        <w:rPr>
          <w:rFonts w:ascii="微软雅黑" w:eastAsia="微软雅黑" w:hAnsi="微软雅黑"/>
        </w:rPr>
        <w:t xml:space="preserve"> </w:t>
      </w:r>
      <w:r w:rsidRPr="00BD7742">
        <w:rPr>
          <w:rFonts w:ascii="微软雅黑" w:eastAsia="微软雅黑" w:hAnsi="微软雅黑" w:hint="eastAsia"/>
        </w:rPr>
        <w:t>标题区”部分。</w:t>
      </w:r>
    </w:p>
    <w:p w:rsidR="001C308F" w:rsidRPr="00BD7742" w:rsidRDefault="001C308F" w:rsidP="00C02C91">
      <w:pPr>
        <w:pStyle w:val="afffc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进入</w:t>
      </w:r>
      <w:r w:rsidRPr="00BD7742">
        <w:rPr>
          <w:rFonts w:ascii="微软雅黑" w:eastAsia="微软雅黑" w:hAnsi="微软雅黑"/>
        </w:rPr>
        <w:t>默认显示“</w:t>
      </w:r>
      <w:r w:rsidRPr="00BD7742">
        <w:rPr>
          <w:rFonts w:ascii="微软雅黑" w:eastAsia="微软雅黑" w:hAnsi="微软雅黑" w:hint="eastAsia"/>
        </w:rPr>
        <w:t>卡片管理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页面</w:t>
      </w:r>
      <w:r w:rsidRPr="00BD7742">
        <w:rPr>
          <w:rFonts w:ascii="微软雅黑" w:eastAsia="微软雅黑" w:hAnsi="微软雅黑"/>
        </w:rPr>
        <w:t>，如无则显示“</w:t>
      </w:r>
      <w:r w:rsidRPr="00BD7742">
        <w:rPr>
          <w:rFonts w:ascii="微软雅黑" w:eastAsia="微软雅黑" w:hAnsi="微软雅黑" w:hint="eastAsia"/>
        </w:rPr>
        <w:t>活动</w:t>
      </w:r>
      <w:r w:rsidRPr="00BD7742">
        <w:rPr>
          <w:rFonts w:ascii="微软雅黑" w:eastAsia="微软雅黑" w:hAnsi="微软雅黑"/>
        </w:rPr>
        <w:t>管理”</w:t>
      </w:r>
      <w:r w:rsidRPr="00BD7742">
        <w:rPr>
          <w:rFonts w:ascii="微软雅黑" w:eastAsia="微软雅黑" w:hAnsi="微软雅黑" w:hint="eastAsia"/>
        </w:rPr>
        <w:t>页面</w:t>
      </w:r>
      <w:r w:rsidRPr="00BD7742">
        <w:rPr>
          <w:rFonts w:ascii="微软雅黑" w:eastAsia="微软雅黑" w:hAnsi="微软雅黑"/>
        </w:rPr>
        <w:t>。</w:t>
      </w:r>
    </w:p>
    <w:p w:rsidR="001C308F" w:rsidRPr="00BD7742" w:rsidRDefault="001C308F" w:rsidP="001C308F">
      <w:pPr>
        <w:pStyle w:val="afffc"/>
        <w:ind w:left="1260" w:firstLineChars="0" w:firstLine="0"/>
        <w:rPr>
          <w:rFonts w:ascii="微软雅黑" w:eastAsia="微软雅黑" w:hAnsi="微软雅黑"/>
        </w:rPr>
      </w:pPr>
    </w:p>
    <w:p w:rsidR="001C308F" w:rsidRPr="00BD7742" w:rsidRDefault="001C308F" w:rsidP="001C308F">
      <w:pPr>
        <w:pStyle w:val="3"/>
        <w:rPr>
          <w:rFonts w:ascii="微软雅黑" w:hAnsi="微软雅黑"/>
        </w:rPr>
      </w:pPr>
      <w:r w:rsidRPr="00BD7742">
        <w:rPr>
          <w:rFonts w:ascii="微软雅黑" w:hAnsi="微软雅黑" w:hint="eastAsia"/>
        </w:rPr>
        <w:t>界面</w:t>
      </w:r>
      <w:r w:rsidRPr="00BD7742">
        <w:rPr>
          <w:rFonts w:ascii="微软雅黑" w:hAnsi="微软雅黑"/>
        </w:rPr>
        <w:t>与布局</w:t>
      </w:r>
    </w:p>
    <w:p w:rsidR="001C308F" w:rsidRPr="00BD7742" w:rsidRDefault="001C308F" w:rsidP="001C308F">
      <w:pPr>
        <w:ind w:firstLine="840"/>
        <w:jc w:val="left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44018A39" wp14:editId="0A20862D">
            <wp:extent cx="5388610" cy="2753000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7996" cy="27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8F" w:rsidRPr="00BD7742" w:rsidRDefault="001C308F" w:rsidP="001C308F">
      <w:pPr>
        <w:ind w:firstLine="840"/>
        <w:jc w:val="left"/>
        <w:rPr>
          <w:rFonts w:ascii="微软雅黑" w:eastAsia="微软雅黑" w:hAnsi="微软雅黑"/>
        </w:rPr>
      </w:pPr>
    </w:p>
    <w:p w:rsidR="001C308F" w:rsidRPr="00BD7742" w:rsidRDefault="001C308F" w:rsidP="001C308F">
      <w:pPr>
        <w:ind w:firstLine="84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界面由</w:t>
      </w:r>
      <w:r w:rsidRPr="00BD7742">
        <w:rPr>
          <w:rFonts w:ascii="微软雅黑" w:eastAsia="微软雅黑" w:hAnsi="微软雅黑"/>
        </w:rPr>
        <w:t>标题栏、菜单栏、导航栏、内容区</w:t>
      </w:r>
      <w:r w:rsidRPr="00BD7742">
        <w:rPr>
          <w:rFonts w:ascii="微软雅黑" w:eastAsia="微软雅黑" w:hAnsi="微软雅黑" w:hint="eastAsia"/>
        </w:rPr>
        <w:t>四部分</w:t>
      </w:r>
      <w:r w:rsidRPr="00BD7742">
        <w:rPr>
          <w:rFonts w:ascii="微软雅黑" w:eastAsia="微软雅黑" w:hAnsi="微软雅黑"/>
        </w:rPr>
        <w:t>组成，</w:t>
      </w:r>
      <w:r w:rsidRPr="00BD7742">
        <w:rPr>
          <w:rFonts w:ascii="微软雅黑" w:eastAsia="微软雅黑" w:hAnsi="微软雅黑" w:hint="eastAsia"/>
        </w:rPr>
        <w:t>呈以上</w:t>
      </w:r>
      <w:r w:rsidRPr="00BD7742">
        <w:rPr>
          <w:rFonts w:ascii="微软雅黑" w:eastAsia="微软雅黑" w:hAnsi="微软雅黑"/>
        </w:rPr>
        <w:t>布局，详细说明见下文“</w:t>
      </w:r>
      <w:r w:rsidRPr="00BD7742">
        <w:rPr>
          <w:rFonts w:ascii="微软雅黑" w:eastAsia="微软雅黑" w:hAnsi="微软雅黑" w:hint="eastAsia"/>
        </w:rPr>
        <w:t>详细</w:t>
      </w:r>
      <w:r w:rsidRPr="00BD7742">
        <w:rPr>
          <w:rFonts w:ascii="微软雅黑" w:eastAsia="微软雅黑" w:hAnsi="微软雅黑"/>
        </w:rPr>
        <w:t>说明”</w:t>
      </w:r>
      <w:r w:rsidRPr="00BD7742">
        <w:rPr>
          <w:rFonts w:ascii="微软雅黑" w:eastAsia="微软雅黑" w:hAnsi="微软雅黑" w:hint="eastAsia"/>
        </w:rPr>
        <w:t>部分</w:t>
      </w:r>
      <w:r w:rsidRPr="00BD7742">
        <w:rPr>
          <w:rFonts w:ascii="微软雅黑" w:eastAsia="微软雅黑" w:hAnsi="微软雅黑"/>
        </w:rPr>
        <w:t>。</w:t>
      </w:r>
    </w:p>
    <w:p w:rsidR="001C308F" w:rsidRPr="00BD7742" w:rsidRDefault="001C308F" w:rsidP="001C308F">
      <w:pPr>
        <w:ind w:firstLine="840"/>
        <w:rPr>
          <w:rFonts w:ascii="微软雅黑" w:eastAsia="微软雅黑" w:hAnsi="微软雅黑"/>
        </w:rPr>
      </w:pPr>
    </w:p>
    <w:p w:rsidR="001C308F" w:rsidRDefault="001C308F" w:rsidP="001C308F">
      <w:pPr>
        <w:pStyle w:val="3"/>
        <w:rPr>
          <w:rFonts w:ascii="微软雅黑" w:hAnsi="微软雅黑"/>
        </w:rPr>
      </w:pPr>
      <w:r w:rsidRPr="00BD7742">
        <w:rPr>
          <w:rFonts w:ascii="微软雅黑" w:hAnsi="微软雅黑" w:hint="eastAsia"/>
        </w:rPr>
        <w:t>公共控件</w:t>
      </w:r>
    </w:p>
    <w:p w:rsidR="0003771F" w:rsidRPr="007C2F41" w:rsidRDefault="0003771F" w:rsidP="007C2F41">
      <w:pPr>
        <w:rPr>
          <w:color w:val="FF0000"/>
        </w:rPr>
      </w:pPr>
      <w:r w:rsidRPr="007C2F41">
        <w:rPr>
          <w:rFonts w:hint="eastAsia"/>
          <w:color w:val="FF0000"/>
        </w:rPr>
        <w:t>以整体业务逻辑和功能完整性为主，控件说明部分仅做参考！！</w:t>
      </w:r>
    </w:p>
    <w:p w:rsidR="001C308F" w:rsidRPr="00BD7742" w:rsidRDefault="001C308F" w:rsidP="001C308F">
      <w:pPr>
        <w:pStyle w:val="4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搜索与筛选</w:t>
      </w:r>
    </w:p>
    <w:p w:rsidR="001C308F" w:rsidRPr="00BD7742" w:rsidRDefault="001C308F" w:rsidP="001C308F">
      <w:pPr>
        <w:ind w:firstLine="84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1CC81B2E" wp14:editId="43C77B58">
            <wp:extent cx="5479068" cy="545498"/>
            <wp:effectExtent l="0" t="0" r="762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202" cy="54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8F" w:rsidRPr="00BD7742" w:rsidRDefault="001C308F" w:rsidP="001C308F">
      <w:pPr>
        <w:ind w:firstLine="84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搜索与筛选一般</w:t>
      </w:r>
      <w:r w:rsidRPr="00BD7742">
        <w:rPr>
          <w:rFonts w:ascii="微软雅黑" w:eastAsia="微软雅黑" w:hAnsi="微软雅黑"/>
        </w:rPr>
        <w:t>用于列表</w:t>
      </w:r>
      <w:r w:rsidRPr="00BD7742">
        <w:rPr>
          <w:rFonts w:ascii="微软雅黑" w:eastAsia="微软雅黑" w:hAnsi="微软雅黑" w:hint="eastAsia"/>
        </w:rPr>
        <w:t>上方</w:t>
      </w:r>
      <w:r w:rsidRPr="00BD7742">
        <w:rPr>
          <w:rFonts w:ascii="微软雅黑" w:eastAsia="微软雅黑" w:hAnsi="微软雅黑"/>
        </w:rPr>
        <w:t>，用于</w:t>
      </w:r>
      <w:r w:rsidRPr="00BD7742">
        <w:rPr>
          <w:rFonts w:ascii="微软雅黑" w:eastAsia="微软雅黑" w:hAnsi="微软雅黑" w:hint="eastAsia"/>
        </w:rPr>
        <w:t>查找</w:t>
      </w:r>
      <w:r w:rsidRPr="00BD7742">
        <w:rPr>
          <w:rFonts w:ascii="微软雅黑" w:eastAsia="微软雅黑" w:hAnsi="微软雅黑"/>
        </w:rPr>
        <w:t>列表中的内容。</w:t>
      </w:r>
    </w:p>
    <w:p w:rsidR="001C308F" w:rsidRPr="00BD7742" w:rsidRDefault="001C308F" w:rsidP="00C02C91">
      <w:pPr>
        <w:pStyle w:val="afffc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lastRenderedPageBreak/>
        <w:t>输入关键字，点击“查询”按钮或按回车键即执行搜索动作。输入操作</w:t>
      </w:r>
      <w:r w:rsidRPr="00BD7742">
        <w:rPr>
          <w:rFonts w:ascii="微软雅黑" w:eastAsia="微软雅黑" w:hAnsi="微软雅黑"/>
        </w:rPr>
        <w:t>同“</w:t>
      </w:r>
      <w:r w:rsidRPr="00BD7742">
        <w:rPr>
          <w:rFonts w:ascii="微软雅黑" w:eastAsia="微软雅黑" w:hAnsi="微软雅黑" w:hint="eastAsia"/>
        </w:rPr>
        <w:t>输入框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部分</w:t>
      </w:r>
      <w:r w:rsidRPr="00BD7742">
        <w:rPr>
          <w:rFonts w:ascii="微软雅黑" w:eastAsia="微软雅黑" w:hAnsi="微软雅黑"/>
        </w:rPr>
        <w:t>。</w:t>
      </w:r>
    </w:p>
    <w:p w:rsidR="001C308F" w:rsidRPr="00BD7742" w:rsidRDefault="001C308F" w:rsidP="00C02C91">
      <w:pPr>
        <w:pStyle w:val="afffc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根据</w:t>
      </w:r>
      <w:r w:rsidRPr="00BD7742">
        <w:rPr>
          <w:rFonts w:ascii="微软雅黑" w:eastAsia="微软雅黑" w:hAnsi="微软雅黑"/>
        </w:rPr>
        <w:t>列表内容，</w:t>
      </w:r>
      <w:r w:rsidRPr="00BD7742">
        <w:rPr>
          <w:rFonts w:ascii="微软雅黑" w:eastAsia="微软雅黑" w:hAnsi="微软雅黑" w:hint="eastAsia"/>
        </w:rPr>
        <w:t>点击可</w:t>
      </w:r>
      <w:r w:rsidRPr="00BD7742">
        <w:rPr>
          <w:rFonts w:ascii="微软雅黑" w:eastAsia="微软雅黑" w:hAnsi="微软雅黑"/>
        </w:rPr>
        <w:t>显示</w:t>
      </w:r>
      <w:r w:rsidRPr="00BD7742">
        <w:rPr>
          <w:rFonts w:ascii="微软雅黑" w:eastAsia="微软雅黑" w:hAnsi="微软雅黑" w:hint="eastAsia"/>
        </w:rPr>
        <w:t>若干个</w:t>
      </w:r>
      <w:r w:rsidRPr="00BD7742">
        <w:rPr>
          <w:rFonts w:ascii="微软雅黑" w:eastAsia="微软雅黑" w:hAnsi="微软雅黑"/>
        </w:rPr>
        <w:t>筛选项，如</w:t>
      </w:r>
      <w:r w:rsidRPr="00BD7742">
        <w:rPr>
          <w:rFonts w:ascii="微软雅黑" w:eastAsia="微软雅黑" w:hAnsi="微软雅黑" w:hint="eastAsia"/>
        </w:rPr>
        <w:t>“按</w:t>
      </w:r>
      <w:r w:rsidRPr="00BD7742">
        <w:rPr>
          <w:rFonts w:ascii="微软雅黑" w:eastAsia="微软雅黑" w:hAnsi="微软雅黑"/>
        </w:rPr>
        <w:t>类型筛选</w:t>
      </w:r>
      <w:r w:rsidRPr="00BD7742">
        <w:rPr>
          <w:rFonts w:ascii="微软雅黑" w:eastAsia="微软雅黑" w:hAnsi="微软雅黑" w:hint="eastAsia"/>
        </w:rPr>
        <w:t>”、</w:t>
      </w:r>
      <w:r w:rsidRPr="00BD7742">
        <w:rPr>
          <w:rFonts w:ascii="微软雅黑" w:eastAsia="微软雅黑" w:hAnsi="微软雅黑"/>
        </w:rPr>
        <w:t>“</w:t>
      </w:r>
      <w:r w:rsidRPr="00BD7742">
        <w:rPr>
          <w:rFonts w:ascii="微软雅黑" w:eastAsia="微软雅黑" w:hAnsi="微软雅黑" w:hint="eastAsia"/>
        </w:rPr>
        <w:t>按</w:t>
      </w:r>
      <w:r w:rsidRPr="00BD7742">
        <w:rPr>
          <w:rFonts w:ascii="微软雅黑" w:eastAsia="微软雅黑" w:hAnsi="微软雅黑"/>
        </w:rPr>
        <w:t>状态</w:t>
      </w:r>
      <w:r w:rsidRPr="00BD7742">
        <w:rPr>
          <w:rFonts w:ascii="微软雅黑" w:eastAsia="微软雅黑" w:hAnsi="微软雅黑" w:hint="eastAsia"/>
        </w:rPr>
        <w:t>筛选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等</w:t>
      </w:r>
      <w:r w:rsidRPr="00BD7742">
        <w:rPr>
          <w:rFonts w:ascii="微软雅黑" w:eastAsia="微软雅黑" w:hAnsi="微软雅黑"/>
        </w:rPr>
        <w:t>。</w:t>
      </w:r>
      <w:r w:rsidRPr="00BD7742">
        <w:rPr>
          <w:rFonts w:ascii="微软雅黑" w:eastAsia="微软雅黑" w:hAnsi="微软雅黑" w:hint="eastAsia"/>
        </w:rPr>
        <w:t>点击</w:t>
      </w:r>
      <w:r w:rsidRPr="00BD7742">
        <w:rPr>
          <w:rFonts w:ascii="微软雅黑" w:eastAsia="微软雅黑" w:hAnsi="微软雅黑"/>
        </w:rPr>
        <w:t>下拉</w:t>
      </w:r>
      <w:r w:rsidRPr="00BD7742">
        <w:rPr>
          <w:rFonts w:ascii="微软雅黑" w:eastAsia="微软雅黑" w:hAnsi="微软雅黑" w:hint="eastAsia"/>
        </w:rPr>
        <w:t>筛选</w:t>
      </w:r>
      <w:r w:rsidRPr="00BD7742">
        <w:rPr>
          <w:rFonts w:ascii="微软雅黑" w:eastAsia="微软雅黑" w:hAnsi="微软雅黑"/>
        </w:rPr>
        <w:t>项操作</w:t>
      </w:r>
      <w:r w:rsidRPr="00BD7742">
        <w:rPr>
          <w:rFonts w:ascii="微软雅黑" w:eastAsia="微软雅黑" w:hAnsi="微软雅黑" w:hint="eastAsia"/>
        </w:rPr>
        <w:t>同</w:t>
      </w:r>
      <w:r w:rsidRPr="00BD7742">
        <w:rPr>
          <w:rFonts w:ascii="微软雅黑" w:eastAsia="微软雅黑" w:hAnsi="微软雅黑"/>
        </w:rPr>
        <w:t>“</w:t>
      </w:r>
      <w:r w:rsidRPr="00BD7742">
        <w:rPr>
          <w:rFonts w:ascii="微软雅黑" w:eastAsia="微软雅黑" w:hAnsi="微软雅黑" w:hint="eastAsia"/>
        </w:rPr>
        <w:t>选择器-单项</w:t>
      </w:r>
      <w:r w:rsidRPr="00BD7742">
        <w:rPr>
          <w:rFonts w:ascii="微软雅黑" w:eastAsia="微软雅黑" w:hAnsi="微软雅黑"/>
        </w:rPr>
        <w:t>选择”</w:t>
      </w:r>
      <w:r w:rsidRPr="00BD7742">
        <w:rPr>
          <w:rFonts w:ascii="微软雅黑" w:eastAsia="微软雅黑" w:hAnsi="微软雅黑" w:hint="eastAsia"/>
        </w:rPr>
        <w:t>部分</w:t>
      </w:r>
      <w:r w:rsidRPr="00BD7742">
        <w:rPr>
          <w:rFonts w:ascii="微软雅黑" w:eastAsia="微软雅黑" w:hAnsi="微软雅黑"/>
        </w:rPr>
        <w:t>。</w:t>
      </w:r>
    </w:p>
    <w:p w:rsidR="001C308F" w:rsidRPr="00BD7742" w:rsidRDefault="001C308F" w:rsidP="00C02C91">
      <w:pPr>
        <w:pStyle w:val="afffc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如</w:t>
      </w:r>
      <w:r w:rsidRPr="00BD7742">
        <w:rPr>
          <w:rFonts w:ascii="微软雅黑" w:eastAsia="微软雅黑" w:hAnsi="微软雅黑"/>
        </w:rPr>
        <w:t>设置了筛选</w:t>
      </w:r>
      <w:r w:rsidRPr="00BD7742">
        <w:rPr>
          <w:rFonts w:ascii="微软雅黑" w:eastAsia="微软雅黑" w:hAnsi="微软雅黑" w:hint="eastAsia"/>
        </w:rPr>
        <w:t>项</w:t>
      </w:r>
      <w:r w:rsidRPr="00BD7742">
        <w:rPr>
          <w:rFonts w:ascii="微软雅黑" w:eastAsia="微软雅黑" w:hAnsi="微软雅黑"/>
        </w:rPr>
        <w:t>，在执行搜索时，</w:t>
      </w:r>
      <w:r w:rsidRPr="00BD7742">
        <w:rPr>
          <w:rFonts w:ascii="微软雅黑" w:eastAsia="微软雅黑" w:hAnsi="微软雅黑" w:hint="eastAsia"/>
        </w:rPr>
        <w:t>输入</w:t>
      </w:r>
      <w:r w:rsidRPr="00BD7742">
        <w:rPr>
          <w:rFonts w:ascii="微软雅黑" w:eastAsia="微软雅黑" w:hAnsi="微软雅黑"/>
        </w:rPr>
        <w:t>的关键字与筛选结果取交集。</w:t>
      </w:r>
    </w:p>
    <w:p w:rsidR="001C308F" w:rsidRPr="00BD7742" w:rsidRDefault="001C308F" w:rsidP="00C02C91">
      <w:pPr>
        <w:pStyle w:val="afffc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无输入</w:t>
      </w:r>
      <w:r w:rsidRPr="00BD7742">
        <w:rPr>
          <w:rFonts w:ascii="微软雅黑" w:eastAsia="微软雅黑" w:hAnsi="微软雅黑"/>
        </w:rPr>
        <w:t>、无筛选条件时，显示</w:t>
      </w:r>
      <w:r w:rsidRPr="00BD7742">
        <w:rPr>
          <w:rFonts w:ascii="微软雅黑" w:eastAsia="微软雅黑" w:hAnsi="微软雅黑" w:hint="eastAsia"/>
        </w:rPr>
        <w:t>全部搜索</w:t>
      </w:r>
      <w:r w:rsidRPr="00BD7742">
        <w:rPr>
          <w:rFonts w:ascii="微软雅黑" w:eastAsia="微软雅黑" w:hAnsi="微软雅黑"/>
        </w:rPr>
        <w:t>内容。</w:t>
      </w:r>
    </w:p>
    <w:p w:rsidR="001C308F" w:rsidRPr="00BD7742" w:rsidRDefault="001C308F" w:rsidP="00C02C91">
      <w:pPr>
        <w:pStyle w:val="afffc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如</w:t>
      </w:r>
      <w:r w:rsidRPr="00BD7742">
        <w:rPr>
          <w:rFonts w:ascii="微软雅黑" w:eastAsia="微软雅黑" w:hAnsi="微软雅黑"/>
        </w:rPr>
        <w:t>无搜索结果</w:t>
      </w:r>
      <w:r w:rsidRPr="00BD7742">
        <w:rPr>
          <w:rFonts w:ascii="微软雅黑" w:eastAsia="微软雅黑" w:hAnsi="微软雅黑" w:hint="eastAsia"/>
        </w:rPr>
        <w:t>，显示</w:t>
      </w:r>
      <w:r w:rsidRPr="00BD7742">
        <w:rPr>
          <w:rFonts w:ascii="微软雅黑" w:eastAsia="微软雅黑" w:hAnsi="微软雅黑"/>
        </w:rPr>
        <w:t>“</w:t>
      </w:r>
      <w:r w:rsidRPr="00BD7742">
        <w:rPr>
          <w:rFonts w:ascii="微软雅黑" w:eastAsia="微软雅黑" w:hAnsi="微软雅黑" w:hint="eastAsia"/>
        </w:rPr>
        <w:t>无</w:t>
      </w:r>
      <w:r w:rsidRPr="00BD7742">
        <w:rPr>
          <w:rFonts w:ascii="微软雅黑" w:eastAsia="微软雅黑" w:hAnsi="微软雅黑"/>
        </w:rPr>
        <w:t>搜索结果”</w:t>
      </w:r>
    </w:p>
    <w:p w:rsidR="001C308F" w:rsidRPr="00BD7742" w:rsidRDefault="001C308F" w:rsidP="001C308F">
      <w:pPr>
        <w:pStyle w:val="afffc"/>
        <w:ind w:left="1200" w:firstLineChars="0" w:firstLine="0"/>
        <w:rPr>
          <w:rFonts w:ascii="微软雅黑" w:eastAsia="微软雅黑" w:hAnsi="微软雅黑"/>
        </w:rPr>
      </w:pPr>
    </w:p>
    <w:p w:rsidR="001C308F" w:rsidRPr="00BD7742" w:rsidRDefault="001C308F" w:rsidP="001C308F">
      <w:pPr>
        <w:pStyle w:val="4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排序</w:t>
      </w:r>
    </w:p>
    <w:p w:rsidR="001C308F" w:rsidRPr="00BD7742" w:rsidRDefault="001C308F" w:rsidP="001C308F">
      <w:pPr>
        <w:ind w:firstLine="84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56D3AB52" wp14:editId="11604627">
            <wp:extent cx="5683818" cy="28511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9238" cy="2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8F" w:rsidRPr="00BD7742" w:rsidRDefault="001C308F" w:rsidP="001C308F">
      <w:pPr>
        <w:pStyle w:val="afffc"/>
        <w:ind w:left="425" w:firstLineChars="0" w:firstLine="415"/>
        <w:jc w:val="left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排序</w:t>
      </w:r>
      <w:r w:rsidRPr="00BD7742">
        <w:rPr>
          <w:rFonts w:ascii="微软雅黑" w:eastAsia="微软雅黑" w:hAnsi="微软雅黑"/>
        </w:rPr>
        <w:t>项</w:t>
      </w:r>
      <w:r w:rsidRPr="00BD7742">
        <w:rPr>
          <w:rFonts w:ascii="微软雅黑" w:eastAsia="微软雅黑" w:hAnsi="微软雅黑" w:hint="eastAsia"/>
        </w:rPr>
        <w:t>一般</w:t>
      </w:r>
      <w:r w:rsidRPr="00BD7742">
        <w:rPr>
          <w:rFonts w:ascii="微软雅黑" w:eastAsia="微软雅黑" w:hAnsi="微软雅黑"/>
        </w:rPr>
        <w:t>为列表项，</w:t>
      </w:r>
      <w:r w:rsidRPr="00BD7742">
        <w:rPr>
          <w:rFonts w:ascii="微软雅黑" w:eastAsia="微软雅黑" w:hAnsi="微软雅黑" w:hint="eastAsia"/>
        </w:rPr>
        <w:t>位于</w:t>
      </w:r>
      <w:r w:rsidRPr="00BD7742">
        <w:rPr>
          <w:rFonts w:ascii="微软雅黑" w:eastAsia="微软雅黑" w:hAnsi="微软雅黑"/>
        </w:rPr>
        <w:t>列表</w:t>
      </w:r>
      <w:r w:rsidRPr="00BD7742">
        <w:rPr>
          <w:rFonts w:ascii="微软雅黑" w:eastAsia="微软雅黑" w:hAnsi="微软雅黑" w:hint="eastAsia"/>
        </w:rPr>
        <w:t>首行，可以排序</w:t>
      </w:r>
      <w:r w:rsidRPr="00BD7742">
        <w:rPr>
          <w:rFonts w:ascii="微软雅黑" w:eastAsia="微软雅黑" w:hAnsi="微软雅黑"/>
        </w:rPr>
        <w:t>的“</w:t>
      </w:r>
      <w:r w:rsidRPr="00BD7742">
        <w:rPr>
          <w:rFonts w:ascii="微软雅黑" w:eastAsia="微软雅黑" w:hAnsi="微软雅黑" w:hint="eastAsia"/>
        </w:rPr>
        <w:t>项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可</w:t>
      </w:r>
      <w:r w:rsidRPr="00BD7742">
        <w:rPr>
          <w:rFonts w:ascii="微软雅黑" w:eastAsia="微软雅黑" w:hAnsi="微软雅黑"/>
        </w:rPr>
        <w:t>点击“</w:t>
      </w:r>
      <w:r w:rsidRPr="00BD7742">
        <w:rPr>
          <w:rFonts w:ascii="微软雅黑" w:eastAsia="微软雅黑" w:hAnsi="微软雅黑" w:hint="eastAsia"/>
        </w:rPr>
        <w:t>排序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按钮。</w:t>
      </w:r>
    </w:p>
    <w:p w:rsidR="001C308F" w:rsidRPr="00BD7742" w:rsidRDefault="001C308F" w:rsidP="00C02C91">
      <w:pPr>
        <w:pStyle w:val="afffc"/>
        <w:numPr>
          <w:ilvl w:val="2"/>
          <w:numId w:val="21"/>
        </w:numPr>
        <w:ind w:firstLineChars="0"/>
        <w:jc w:val="left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点击</w:t>
      </w:r>
      <w:r w:rsidRPr="00BD7742">
        <w:rPr>
          <w:rFonts w:ascii="微软雅黑" w:eastAsia="微软雅黑" w:hAnsi="微软雅黑"/>
        </w:rPr>
        <w:t>某一项的“</w:t>
      </w:r>
      <w:r w:rsidRPr="00BD7742">
        <w:rPr>
          <w:rFonts w:ascii="微软雅黑" w:eastAsia="微软雅黑" w:hAnsi="微软雅黑" w:hint="eastAsia"/>
        </w:rPr>
        <w:t>排序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按钮</w:t>
      </w:r>
      <w:r w:rsidRPr="00BD7742">
        <w:rPr>
          <w:rFonts w:ascii="微软雅黑" w:eastAsia="微软雅黑" w:hAnsi="微软雅黑"/>
        </w:rPr>
        <w:t>，切换</w:t>
      </w:r>
      <w:r w:rsidRPr="00BD7742">
        <w:rPr>
          <w:rFonts w:ascii="微软雅黑" w:eastAsia="微软雅黑" w:hAnsi="微软雅黑" w:hint="eastAsia"/>
        </w:rPr>
        <w:t>该项</w:t>
      </w:r>
      <w:r w:rsidRPr="00BD7742">
        <w:rPr>
          <w:rFonts w:ascii="微软雅黑" w:eastAsia="微软雅黑" w:hAnsi="微软雅黑"/>
        </w:rPr>
        <w:t>显示内容的升</w:t>
      </w:r>
      <w:r w:rsidRPr="00BD7742">
        <w:rPr>
          <w:rFonts w:ascii="微软雅黑" w:eastAsia="微软雅黑" w:hAnsi="微软雅黑" w:hint="eastAsia"/>
        </w:rPr>
        <w:t>/降</w:t>
      </w:r>
      <w:r w:rsidRPr="00BD7742">
        <w:rPr>
          <w:rFonts w:ascii="微软雅黑" w:eastAsia="微软雅黑" w:hAnsi="微软雅黑"/>
        </w:rPr>
        <w:t>序</w:t>
      </w:r>
      <w:r w:rsidRPr="00BD7742">
        <w:rPr>
          <w:rFonts w:ascii="微软雅黑" w:eastAsia="微软雅黑" w:hAnsi="微软雅黑" w:hint="eastAsia"/>
        </w:rPr>
        <w:t>。</w:t>
      </w:r>
    </w:p>
    <w:p w:rsidR="001C308F" w:rsidRPr="00BD7742" w:rsidRDefault="001C308F" w:rsidP="00C02C91">
      <w:pPr>
        <w:pStyle w:val="afffc"/>
        <w:numPr>
          <w:ilvl w:val="2"/>
          <w:numId w:val="21"/>
        </w:numPr>
        <w:ind w:firstLineChars="0"/>
        <w:jc w:val="left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“项”的排序</w:t>
      </w:r>
      <w:r w:rsidRPr="00BD7742">
        <w:rPr>
          <w:rFonts w:ascii="微软雅黑" w:eastAsia="微软雅黑" w:hAnsi="微软雅黑"/>
        </w:rPr>
        <w:t>以</w:t>
      </w:r>
      <w:r w:rsidRPr="00BD7742">
        <w:rPr>
          <w:rFonts w:ascii="微软雅黑" w:eastAsia="微软雅黑" w:hAnsi="微软雅黑" w:hint="eastAsia"/>
        </w:rPr>
        <w:t>箭头表示，降序箭头朝下，升序箭头朝上。</w:t>
      </w:r>
    </w:p>
    <w:p w:rsidR="001C308F" w:rsidRPr="00BD7742" w:rsidRDefault="001C308F" w:rsidP="00C02C91">
      <w:pPr>
        <w:pStyle w:val="afffc"/>
        <w:numPr>
          <w:ilvl w:val="2"/>
          <w:numId w:val="21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每个列表哪些“项”可以排序，详见“详细说明 &gt;</w:t>
      </w:r>
      <w:r w:rsidRPr="00BD7742">
        <w:rPr>
          <w:rFonts w:ascii="微软雅黑" w:eastAsia="微软雅黑" w:hAnsi="微软雅黑"/>
        </w:rPr>
        <w:t xml:space="preserve"> </w:t>
      </w:r>
      <w:r w:rsidRPr="00BD7742">
        <w:rPr>
          <w:rFonts w:ascii="微软雅黑" w:eastAsia="微软雅黑" w:hAnsi="微软雅黑" w:hint="eastAsia"/>
        </w:rPr>
        <w:t>内容区”部分。</w:t>
      </w:r>
    </w:p>
    <w:p w:rsidR="001C308F" w:rsidRPr="00BD7742" w:rsidRDefault="001C308F" w:rsidP="001C308F">
      <w:pPr>
        <w:ind w:firstLine="840"/>
        <w:rPr>
          <w:rFonts w:ascii="微软雅黑" w:eastAsia="微软雅黑" w:hAnsi="微软雅黑"/>
        </w:rPr>
      </w:pPr>
    </w:p>
    <w:p w:rsidR="001C308F" w:rsidRPr="00BD7742" w:rsidRDefault="001C308F" w:rsidP="001C308F">
      <w:pPr>
        <w:pStyle w:val="4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列表</w:t>
      </w:r>
      <w:r w:rsidRPr="00BD7742">
        <w:rPr>
          <w:rFonts w:ascii="微软雅黑" w:eastAsia="微软雅黑" w:hAnsi="微软雅黑"/>
        </w:rPr>
        <w:t>翻页</w:t>
      </w:r>
    </w:p>
    <w:p w:rsidR="001C308F" w:rsidRPr="00BD7742" w:rsidRDefault="001C308F" w:rsidP="001C308F">
      <w:pPr>
        <w:ind w:firstLine="84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35700615" wp14:editId="25A62B26">
            <wp:extent cx="5608680" cy="40460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14" cy="41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8F" w:rsidRPr="00BD7742" w:rsidRDefault="001C308F" w:rsidP="001C308F">
      <w:pPr>
        <w:ind w:firstLine="84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搜索与筛选一般</w:t>
      </w:r>
      <w:r w:rsidRPr="00BD7742">
        <w:rPr>
          <w:rFonts w:ascii="微软雅黑" w:eastAsia="微软雅黑" w:hAnsi="微软雅黑"/>
        </w:rPr>
        <w:t>用于列表</w:t>
      </w:r>
      <w:r w:rsidRPr="00BD7742">
        <w:rPr>
          <w:rFonts w:ascii="微软雅黑" w:eastAsia="微软雅黑" w:hAnsi="微软雅黑" w:hint="eastAsia"/>
        </w:rPr>
        <w:t>下方</w:t>
      </w:r>
      <w:r w:rsidRPr="00BD7742">
        <w:rPr>
          <w:rFonts w:ascii="微软雅黑" w:eastAsia="微软雅黑" w:hAnsi="微软雅黑"/>
        </w:rPr>
        <w:t>，用于</w:t>
      </w:r>
      <w:r w:rsidRPr="00BD7742">
        <w:rPr>
          <w:rFonts w:ascii="微软雅黑" w:eastAsia="微软雅黑" w:hAnsi="微软雅黑" w:hint="eastAsia"/>
        </w:rPr>
        <w:t>翻页和</w:t>
      </w:r>
      <w:r w:rsidRPr="00BD7742">
        <w:rPr>
          <w:rFonts w:ascii="微软雅黑" w:eastAsia="微软雅黑" w:hAnsi="微软雅黑"/>
        </w:rPr>
        <w:t>跳转。</w:t>
      </w:r>
    </w:p>
    <w:p w:rsidR="001C308F" w:rsidRPr="00BD7742" w:rsidRDefault="001C308F" w:rsidP="00C02C91">
      <w:pPr>
        <w:pStyle w:val="afffc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页码</w:t>
      </w:r>
      <w:r w:rsidRPr="00BD7742">
        <w:rPr>
          <w:rFonts w:ascii="微软雅黑" w:eastAsia="微软雅黑" w:hAnsi="微软雅黑"/>
        </w:rPr>
        <w:t>显示“1-8”</w:t>
      </w:r>
      <w:r w:rsidRPr="00BD7742">
        <w:rPr>
          <w:rFonts w:ascii="微软雅黑" w:eastAsia="微软雅黑" w:hAnsi="微软雅黑" w:hint="eastAsia"/>
        </w:rPr>
        <w:t>和</w:t>
      </w:r>
      <w:r w:rsidRPr="00BD7742">
        <w:rPr>
          <w:rFonts w:ascii="微软雅黑" w:eastAsia="微软雅黑" w:hAnsi="微软雅黑"/>
        </w:rPr>
        <w:t>最终页码</w:t>
      </w:r>
      <w:r w:rsidRPr="00BD7742">
        <w:rPr>
          <w:rFonts w:ascii="微软雅黑" w:eastAsia="微软雅黑" w:hAnsi="微软雅黑" w:hint="eastAsia"/>
        </w:rPr>
        <w:t>，点击</w:t>
      </w:r>
      <w:r w:rsidRPr="00BD7742">
        <w:rPr>
          <w:rFonts w:ascii="微软雅黑" w:eastAsia="微软雅黑" w:hAnsi="微软雅黑"/>
        </w:rPr>
        <w:t>跳转至</w:t>
      </w:r>
      <w:r w:rsidRPr="00BD7742">
        <w:rPr>
          <w:rFonts w:ascii="微软雅黑" w:eastAsia="微软雅黑" w:hAnsi="微软雅黑" w:hint="eastAsia"/>
        </w:rPr>
        <w:t>相应</w:t>
      </w:r>
      <w:r w:rsidRPr="00BD7742">
        <w:rPr>
          <w:rFonts w:ascii="微软雅黑" w:eastAsia="微软雅黑" w:hAnsi="微软雅黑"/>
        </w:rPr>
        <w:t>页</w:t>
      </w:r>
      <w:r w:rsidRPr="00BD7742">
        <w:rPr>
          <w:rFonts w:ascii="微软雅黑" w:eastAsia="微软雅黑" w:hAnsi="微软雅黑" w:hint="eastAsia"/>
        </w:rPr>
        <w:t>面</w:t>
      </w:r>
      <w:r w:rsidRPr="00BD7742">
        <w:rPr>
          <w:rFonts w:ascii="微软雅黑" w:eastAsia="微软雅黑" w:hAnsi="微软雅黑"/>
        </w:rPr>
        <w:t>，</w:t>
      </w:r>
      <w:r w:rsidRPr="00BD7742">
        <w:rPr>
          <w:rFonts w:ascii="微软雅黑" w:eastAsia="微软雅黑" w:hAnsi="微软雅黑" w:hint="eastAsia"/>
        </w:rPr>
        <w:t>当前</w:t>
      </w:r>
      <w:r w:rsidRPr="00BD7742">
        <w:rPr>
          <w:rFonts w:ascii="微软雅黑" w:eastAsia="微软雅黑" w:hAnsi="微软雅黑"/>
        </w:rPr>
        <w:t>页码与其他页码做区分</w:t>
      </w:r>
      <w:r w:rsidRPr="00BD7742">
        <w:rPr>
          <w:rFonts w:ascii="微软雅黑" w:eastAsia="微软雅黑" w:hAnsi="微软雅黑" w:hint="eastAsia"/>
        </w:rPr>
        <w:t>。</w:t>
      </w:r>
    </w:p>
    <w:p w:rsidR="001C308F" w:rsidRPr="00BD7742" w:rsidRDefault="001C308F" w:rsidP="00C02C91">
      <w:pPr>
        <w:pStyle w:val="afffc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</w:rPr>
        <w:t>“1-8”</w:t>
      </w:r>
      <w:r w:rsidRPr="00BD7742">
        <w:rPr>
          <w:rFonts w:ascii="微软雅黑" w:eastAsia="微软雅黑" w:hAnsi="微软雅黑" w:hint="eastAsia"/>
        </w:rPr>
        <w:t>与</w:t>
      </w:r>
      <w:r w:rsidRPr="00BD7742">
        <w:rPr>
          <w:rFonts w:ascii="微软雅黑" w:eastAsia="微软雅黑" w:hAnsi="微软雅黑"/>
        </w:rPr>
        <w:t>最终页码之间以“…”</w:t>
      </w:r>
      <w:r w:rsidRPr="00BD7742">
        <w:rPr>
          <w:rFonts w:ascii="微软雅黑" w:eastAsia="微软雅黑" w:hAnsi="微软雅黑" w:hint="eastAsia"/>
        </w:rPr>
        <w:t>分隔</w:t>
      </w:r>
      <w:r w:rsidRPr="00BD7742">
        <w:rPr>
          <w:rFonts w:ascii="微软雅黑" w:eastAsia="微软雅黑" w:hAnsi="微软雅黑"/>
        </w:rPr>
        <w:t>，“…”</w:t>
      </w:r>
      <w:r w:rsidRPr="00BD7742">
        <w:rPr>
          <w:rFonts w:ascii="微软雅黑" w:eastAsia="微软雅黑" w:hAnsi="微软雅黑" w:hint="eastAsia"/>
        </w:rPr>
        <w:t>不可</w:t>
      </w:r>
      <w:r w:rsidRPr="00BD7742">
        <w:rPr>
          <w:rFonts w:ascii="微软雅黑" w:eastAsia="微软雅黑" w:hAnsi="微软雅黑"/>
        </w:rPr>
        <w:t>点击</w:t>
      </w:r>
      <w:r w:rsidRPr="00BD7742">
        <w:rPr>
          <w:rFonts w:ascii="微软雅黑" w:eastAsia="微软雅黑" w:hAnsi="微软雅黑" w:hint="eastAsia"/>
        </w:rPr>
        <w:t>。</w:t>
      </w:r>
    </w:p>
    <w:p w:rsidR="001C308F" w:rsidRPr="00BD7742" w:rsidRDefault="001C308F" w:rsidP="00C02C91">
      <w:pPr>
        <w:pStyle w:val="afffc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页码</w:t>
      </w:r>
      <w:r w:rsidRPr="00BD7742">
        <w:rPr>
          <w:rFonts w:ascii="微软雅黑" w:eastAsia="微软雅黑" w:hAnsi="微软雅黑"/>
        </w:rPr>
        <w:t>左右两侧分别为“</w:t>
      </w:r>
      <w:r w:rsidRPr="00BD7742">
        <w:rPr>
          <w:rFonts w:ascii="微软雅黑" w:eastAsia="微软雅黑" w:hAnsi="微软雅黑" w:hint="eastAsia"/>
        </w:rPr>
        <w:t>上一页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和</w:t>
      </w:r>
      <w:r w:rsidRPr="00BD7742">
        <w:rPr>
          <w:rFonts w:ascii="微软雅黑" w:eastAsia="微软雅黑" w:hAnsi="微软雅黑"/>
        </w:rPr>
        <w:t>“</w:t>
      </w:r>
      <w:r w:rsidRPr="00BD7742">
        <w:rPr>
          <w:rFonts w:ascii="微软雅黑" w:eastAsia="微软雅黑" w:hAnsi="微软雅黑" w:hint="eastAsia"/>
        </w:rPr>
        <w:t>下一页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按钮</w:t>
      </w:r>
      <w:r w:rsidRPr="00BD7742">
        <w:rPr>
          <w:rFonts w:ascii="微软雅黑" w:eastAsia="微软雅黑" w:hAnsi="微软雅黑"/>
        </w:rPr>
        <w:t>，点击翻页</w:t>
      </w:r>
      <w:r w:rsidRPr="00BD7742">
        <w:rPr>
          <w:rFonts w:ascii="微软雅黑" w:eastAsia="微软雅黑" w:hAnsi="微软雅黑" w:hint="eastAsia"/>
        </w:rPr>
        <w:t>；</w:t>
      </w:r>
    </w:p>
    <w:p w:rsidR="001C308F" w:rsidRPr="00BD7742" w:rsidRDefault="001C308F" w:rsidP="001C308F">
      <w:pPr>
        <w:pStyle w:val="afffc"/>
        <w:ind w:left="120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到</w:t>
      </w:r>
      <w:r w:rsidRPr="00BD7742">
        <w:rPr>
          <w:rFonts w:ascii="微软雅黑" w:eastAsia="微软雅黑" w:hAnsi="微软雅黑"/>
        </w:rPr>
        <w:t>尽头</w:t>
      </w:r>
      <w:r w:rsidRPr="00BD7742">
        <w:rPr>
          <w:rFonts w:ascii="微软雅黑" w:eastAsia="微软雅黑" w:hAnsi="微软雅黑" w:hint="eastAsia"/>
        </w:rPr>
        <w:t>页时，</w:t>
      </w:r>
      <w:r w:rsidRPr="00BD7742">
        <w:rPr>
          <w:rFonts w:ascii="微软雅黑" w:eastAsia="微软雅黑" w:hAnsi="微软雅黑"/>
        </w:rPr>
        <w:t>相应的翻页按钮置灰不可点击</w:t>
      </w:r>
      <w:r w:rsidRPr="00BD7742">
        <w:rPr>
          <w:rFonts w:ascii="微软雅黑" w:eastAsia="微软雅黑" w:hAnsi="微软雅黑" w:hint="eastAsia"/>
        </w:rPr>
        <w:t>。</w:t>
      </w:r>
    </w:p>
    <w:p w:rsidR="001C308F" w:rsidRPr="00BD7742" w:rsidRDefault="001C308F" w:rsidP="00C02C91">
      <w:pPr>
        <w:pStyle w:val="afffc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最右侧</w:t>
      </w:r>
      <w:r w:rsidRPr="00BD7742">
        <w:rPr>
          <w:rFonts w:ascii="微软雅黑" w:eastAsia="微软雅黑" w:hAnsi="微软雅黑"/>
        </w:rPr>
        <w:t>为</w:t>
      </w:r>
      <w:r w:rsidRPr="00BD7742">
        <w:rPr>
          <w:rFonts w:ascii="微软雅黑" w:eastAsia="微软雅黑" w:hAnsi="微软雅黑" w:hint="eastAsia"/>
        </w:rPr>
        <w:t>输入</w:t>
      </w:r>
      <w:r w:rsidRPr="00BD7742">
        <w:rPr>
          <w:rFonts w:ascii="微软雅黑" w:eastAsia="微软雅黑" w:hAnsi="微软雅黑"/>
        </w:rPr>
        <w:t>跳转</w:t>
      </w:r>
      <w:r w:rsidRPr="00BD7742">
        <w:rPr>
          <w:rFonts w:ascii="微软雅黑" w:eastAsia="微软雅黑" w:hAnsi="微软雅黑" w:hint="eastAsia"/>
        </w:rPr>
        <w:t>，</w:t>
      </w:r>
      <w:r w:rsidRPr="00BD7742">
        <w:rPr>
          <w:rFonts w:ascii="微软雅黑" w:eastAsia="微软雅黑" w:hAnsi="微软雅黑"/>
        </w:rPr>
        <w:t>输入框内只能输入数字，输入后点击“</w:t>
      </w:r>
      <w:r w:rsidRPr="00BD7742">
        <w:rPr>
          <w:rFonts w:ascii="微软雅黑" w:eastAsia="微软雅黑" w:hAnsi="微软雅黑" w:hint="eastAsia"/>
        </w:rPr>
        <w:t>跳转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可</w:t>
      </w:r>
      <w:r w:rsidRPr="00BD7742">
        <w:rPr>
          <w:rFonts w:ascii="微软雅黑" w:eastAsia="微软雅黑" w:hAnsi="微软雅黑"/>
        </w:rPr>
        <w:t>跳转</w:t>
      </w:r>
      <w:r w:rsidRPr="00BD7742">
        <w:rPr>
          <w:rFonts w:ascii="微软雅黑" w:eastAsia="微软雅黑" w:hAnsi="微软雅黑" w:hint="eastAsia"/>
        </w:rPr>
        <w:t>至</w:t>
      </w:r>
      <w:r w:rsidRPr="00BD7742">
        <w:rPr>
          <w:rFonts w:ascii="微软雅黑" w:eastAsia="微软雅黑" w:hAnsi="微软雅黑"/>
        </w:rPr>
        <w:t>对应页面</w:t>
      </w:r>
      <w:r w:rsidRPr="00BD7742">
        <w:rPr>
          <w:rFonts w:ascii="微软雅黑" w:eastAsia="微软雅黑" w:hAnsi="微软雅黑" w:hint="eastAsia"/>
        </w:rPr>
        <w:t>；</w:t>
      </w:r>
    </w:p>
    <w:p w:rsidR="001C308F" w:rsidRPr="00BD7742" w:rsidRDefault="001C308F" w:rsidP="001C308F">
      <w:pPr>
        <w:pStyle w:val="afffc"/>
        <w:ind w:left="120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lastRenderedPageBreak/>
        <w:t>若输入</w:t>
      </w:r>
      <w:r w:rsidRPr="00BD7742">
        <w:rPr>
          <w:rFonts w:ascii="微软雅黑" w:eastAsia="微软雅黑" w:hAnsi="微软雅黑"/>
        </w:rPr>
        <w:t>的数字</w:t>
      </w:r>
      <w:r w:rsidRPr="00BD7742">
        <w:rPr>
          <w:rFonts w:ascii="微软雅黑" w:eastAsia="微软雅黑" w:hAnsi="微软雅黑" w:hint="eastAsia"/>
        </w:rPr>
        <w:t>超过</w:t>
      </w:r>
      <w:r w:rsidRPr="00BD7742">
        <w:rPr>
          <w:rFonts w:ascii="微软雅黑" w:eastAsia="微软雅黑" w:hAnsi="微软雅黑"/>
        </w:rPr>
        <w:t>了最小</w:t>
      </w:r>
      <w:r w:rsidRPr="00BD7742">
        <w:rPr>
          <w:rFonts w:ascii="微软雅黑" w:eastAsia="微软雅黑" w:hAnsi="微软雅黑" w:hint="eastAsia"/>
        </w:rPr>
        <w:t>/大</w:t>
      </w:r>
      <w:r w:rsidRPr="00BD7742">
        <w:rPr>
          <w:rFonts w:ascii="微软雅黑" w:eastAsia="微软雅黑" w:hAnsi="微软雅黑"/>
        </w:rPr>
        <w:t>页码，也跳转至最小</w:t>
      </w:r>
      <w:r w:rsidRPr="00BD7742">
        <w:rPr>
          <w:rFonts w:ascii="微软雅黑" w:eastAsia="微软雅黑" w:hAnsi="微软雅黑" w:hint="eastAsia"/>
        </w:rPr>
        <w:t>/大</w:t>
      </w:r>
      <w:r w:rsidRPr="00BD7742">
        <w:rPr>
          <w:rFonts w:ascii="微软雅黑" w:eastAsia="微软雅黑" w:hAnsi="微软雅黑"/>
        </w:rPr>
        <w:t>页码的页面。</w:t>
      </w:r>
    </w:p>
    <w:p w:rsidR="001C308F" w:rsidRPr="00BD7742" w:rsidRDefault="001C308F" w:rsidP="001C308F">
      <w:pPr>
        <w:pStyle w:val="4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输入框</w:t>
      </w:r>
    </w:p>
    <w:p w:rsidR="001C308F" w:rsidRPr="00BD7742" w:rsidRDefault="001C308F" w:rsidP="00C02C91">
      <w:pPr>
        <w:pStyle w:val="afffc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单行输入框</w:t>
      </w:r>
      <w:r w:rsidRPr="00BD7742">
        <w:rPr>
          <w:rFonts w:ascii="微软雅黑" w:eastAsia="微软雅黑" w:hAnsi="微软雅黑"/>
        </w:rPr>
        <w:t>，用于短文本的输入，以下</w:t>
      </w:r>
      <w:r w:rsidRPr="00BD7742">
        <w:rPr>
          <w:rFonts w:ascii="微软雅黑" w:eastAsia="微软雅黑" w:hAnsi="微软雅黑" w:hint="eastAsia"/>
        </w:rPr>
        <w:t>为各个状态</w:t>
      </w:r>
      <w:r w:rsidRPr="00BD7742">
        <w:rPr>
          <w:rFonts w:ascii="微软雅黑" w:eastAsia="微软雅黑" w:hAnsi="微软雅黑"/>
        </w:rPr>
        <w:t>的</w:t>
      </w:r>
      <w:r w:rsidRPr="00BD7742">
        <w:rPr>
          <w:rFonts w:ascii="微软雅黑" w:eastAsia="微软雅黑" w:hAnsi="微软雅黑" w:hint="eastAsia"/>
        </w:rPr>
        <w:t>显示</w:t>
      </w:r>
      <w:r w:rsidRPr="00BD7742">
        <w:rPr>
          <w:rFonts w:ascii="微软雅黑" w:eastAsia="微软雅黑" w:hAnsi="微软雅黑"/>
        </w:rPr>
        <w:t>。</w:t>
      </w:r>
    </w:p>
    <w:p w:rsidR="001C308F" w:rsidRPr="00BD7742" w:rsidRDefault="001C308F" w:rsidP="001C308F">
      <w:pPr>
        <w:pStyle w:val="afffc"/>
        <w:ind w:left="1260" w:firstLineChars="0" w:firstLine="0"/>
        <w:jc w:val="left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若</w:t>
      </w:r>
      <w:r w:rsidRPr="00BD7742">
        <w:rPr>
          <w:rFonts w:ascii="微软雅黑" w:eastAsia="微软雅黑" w:hAnsi="微软雅黑"/>
        </w:rPr>
        <w:t>无</w:t>
      </w:r>
      <w:r w:rsidRPr="00BD7742">
        <w:rPr>
          <w:rFonts w:ascii="微软雅黑" w:eastAsia="微软雅黑" w:hAnsi="微软雅黑" w:hint="eastAsia"/>
        </w:rPr>
        <w:t>提示信息，</w:t>
      </w:r>
      <w:r w:rsidRPr="00BD7742">
        <w:rPr>
          <w:rFonts w:ascii="微软雅黑" w:eastAsia="微软雅黑" w:hAnsi="微软雅黑"/>
        </w:rPr>
        <w:t>则不显示；</w:t>
      </w:r>
      <w:r w:rsidRPr="00BD7742">
        <w:rPr>
          <w:rFonts w:ascii="微软雅黑" w:eastAsia="微软雅黑" w:hAnsi="微软雅黑" w:hint="eastAsia"/>
        </w:rPr>
        <w:t>提示信息</w:t>
      </w:r>
      <w:r w:rsidRPr="00BD7742">
        <w:rPr>
          <w:rFonts w:ascii="微软雅黑" w:eastAsia="微软雅黑" w:hAnsi="微软雅黑"/>
        </w:rPr>
        <w:t>只显示一次，输入后再删除全部，也不显示提示信息。</w:t>
      </w:r>
    </w:p>
    <w:p w:rsidR="001C308F" w:rsidRPr="00BD7742" w:rsidRDefault="001C308F" w:rsidP="001C308F">
      <w:pPr>
        <w:pStyle w:val="afffc"/>
        <w:ind w:left="1260" w:firstLineChars="0" w:firstLine="0"/>
        <w:jc w:val="left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72D20A46" wp14:editId="7EE1057B">
            <wp:extent cx="4648816" cy="167146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3453" cy="168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8F" w:rsidRPr="00BD7742" w:rsidRDefault="001C308F" w:rsidP="00C02C91">
      <w:pPr>
        <w:pStyle w:val="afffc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多行输入框</w:t>
      </w:r>
      <w:r w:rsidRPr="00BD7742">
        <w:rPr>
          <w:rFonts w:ascii="微软雅黑" w:eastAsia="微软雅黑" w:hAnsi="微软雅黑"/>
        </w:rPr>
        <w:t>，用于</w:t>
      </w:r>
      <w:r w:rsidRPr="00BD7742">
        <w:rPr>
          <w:rFonts w:ascii="微软雅黑" w:eastAsia="微软雅黑" w:hAnsi="微软雅黑" w:hint="eastAsia"/>
        </w:rPr>
        <w:t>长</w:t>
      </w:r>
      <w:r w:rsidRPr="00BD7742">
        <w:rPr>
          <w:rFonts w:ascii="微软雅黑" w:eastAsia="微软雅黑" w:hAnsi="微软雅黑"/>
        </w:rPr>
        <w:t>文本的输入，以下</w:t>
      </w:r>
      <w:r w:rsidRPr="00BD7742">
        <w:rPr>
          <w:rFonts w:ascii="微软雅黑" w:eastAsia="微软雅黑" w:hAnsi="微软雅黑" w:hint="eastAsia"/>
        </w:rPr>
        <w:t>为各个状态</w:t>
      </w:r>
      <w:r w:rsidRPr="00BD7742">
        <w:rPr>
          <w:rFonts w:ascii="微软雅黑" w:eastAsia="微软雅黑" w:hAnsi="微软雅黑"/>
        </w:rPr>
        <w:t>的</w:t>
      </w:r>
      <w:r w:rsidRPr="00BD7742">
        <w:rPr>
          <w:rFonts w:ascii="微软雅黑" w:eastAsia="微软雅黑" w:hAnsi="微软雅黑" w:hint="eastAsia"/>
        </w:rPr>
        <w:t>显示（若</w:t>
      </w:r>
      <w:r w:rsidRPr="00BD7742">
        <w:rPr>
          <w:rFonts w:ascii="微软雅黑" w:eastAsia="微软雅黑" w:hAnsi="微软雅黑"/>
        </w:rPr>
        <w:t>无</w:t>
      </w:r>
      <w:r w:rsidRPr="00BD7742">
        <w:rPr>
          <w:rFonts w:ascii="微软雅黑" w:eastAsia="微软雅黑" w:hAnsi="微软雅黑" w:hint="eastAsia"/>
        </w:rPr>
        <w:t>字数</w:t>
      </w:r>
      <w:r w:rsidRPr="00BD7742">
        <w:rPr>
          <w:rFonts w:ascii="微软雅黑" w:eastAsia="微软雅黑" w:hAnsi="微软雅黑"/>
        </w:rPr>
        <w:t>限制</w:t>
      </w:r>
      <w:r w:rsidRPr="00BD7742">
        <w:rPr>
          <w:rFonts w:ascii="微软雅黑" w:eastAsia="微软雅黑" w:hAnsi="微软雅黑" w:hint="eastAsia"/>
        </w:rPr>
        <w:t>规定</w:t>
      </w:r>
      <w:r w:rsidRPr="00BD7742">
        <w:rPr>
          <w:rFonts w:ascii="微软雅黑" w:eastAsia="微软雅黑" w:hAnsi="微软雅黑"/>
        </w:rPr>
        <w:t>，则不限制</w:t>
      </w:r>
      <w:r w:rsidRPr="00BD7742">
        <w:rPr>
          <w:rFonts w:ascii="微软雅黑" w:eastAsia="微软雅黑" w:hAnsi="微软雅黑" w:hint="eastAsia"/>
        </w:rPr>
        <w:t>字数）</w:t>
      </w:r>
      <w:r w:rsidRPr="00BD7742">
        <w:rPr>
          <w:rFonts w:ascii="微软雅黑" w:eastAsia="微软雅黑" w:hAnsi="微软雅黑"/>
        </w:rPr>
        <w:t>。</w:t>
      </w:r>
    </w:p>
    <w:p w:rsidR="001C308F" w:rsidRPr="00BD7742" w:rsidRDefault="001C308F" w:rsidP="001C308F">
      <w:pPr>
        <w:pStyle w:val="afffc"/>
        <w:ind w:left="1260" w:firstLineChars="0" w:firstLine="0"/>
        <w:jc w:val="left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若</w:t>
      </w:r>
      <w:r w:rsidRPr="00BD7742">
        <w:rPr>
          <w:rFonts w:ascii="微软雅黑" w:eastAsia="微软雅黑" w:hAnsi="微软雅黑"/>
        </w:rPr>
        <w:t>无</w:t>
      </w:r>
      <w:r w:rsidRPr="00BD7742">
        <w:rPr>
          <w:rFonts w:ascii="微软雅黑" w:eastAsia="微软雅黑" w:hAnsi="微软雅黑" w:hint="eastAsia"/>
        </w:rPr>
        <w:t>提示信息，</w:t>
      </w:r>
      <w:r w:rsidRPr="00BD7742">
        <w:rPr>
          <w:rFonts w:ascii="微软雅黑" w:eastAsia="微软雅黑" w:hAnsi="微软雅黑"/>
        </w:rPr>
        <w:t>则不显示；</w:t>
      </w:r>
      <w:r w:rsidRPr="00BD7742">
        <w:rPr>
          <w:rFonts w:ascii="微软雅黑" w:eastAsia="微软雅黑" w:hAnsi="微软雅黑" w:hint="eastAsia"/>
        </w:rPr>
        <w:t>提示信息</w:t>
      </w:r>
      <w:r w:rsidRPr="00BD7742">
        <w:rPr>
          <w:rFonts w:ascii="微软雅黑" w:eastAsia="微软雅黑" w:hAnsi="微软雅黑"/>
        </w:rPr>
        <w:t>只显示一次，输入后再删除全部，也不显示提示信息。</w:t>
      </w:r>
    </w:p>
    <w:p w:rsidR="001C308F" w:rsidRPr="00BD7742" w:rsidRDefault="001C308F" w:rsidP="001C308F">
      <w:pPr>
        <w:pStyle w:val="afffc"/>
        <w:ind w:left="1260" w:firstLineChars="0" w:firstLine="0"/>
        <w:jc w:val="left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199C28D0" wp14:editId="16D6610C">
            <wp:extent cx="4987968" cy="4081022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879" cy="409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8F" w:rsidRPr="00BD7742" w:rsidRDefault="001C308F" w:rsidP="001C308F">
      <w:pPr>
        <w:pStyle w:val="afffc"/>
        <w:ind w:left="1260" w:firstLineChars="0" w:firstLine="0"/>
        <w:jc w:val="left"/>
        <w:rPr>
          <w:rFonts w:ascii="微软雅黑" w:eastAsia="微软雅黑" w:hAnsi="微软雅黑"/>
        </w:rPr>
      </w:pPr>
    </w:p>
    <w:p w:rsidR="001C308F" w:rsidRPr="00BD7742" w:rsidRDefault="001C308F" w:rsidP="001C308F">
      <w:pPr>
        <w:pStyle w:val="4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lastRenderedPageBreak/>
        <w:t>选择器</w:t>
      </w:r>
    </w:p>
    <w:p w:rsidR="001C308F" w:rsidRPr="00BD7742" w:rsidRDefault="001C308F" w:rsidP="00C02C91">
      <w:pPr>
        <w:pStyle w:val="afffc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点击下拉列表，进行</w:t>
      </w:r>
      <w:r w:rsidRPr="00BD7742">
        <w:rPr>
          <w:rFonts w:ascii="微软雅黑" w:eastAsia="微软雅黑" w:hAnsi="微软雅黑"/>
        </w:rPr>
        <w:t>单项选择</w:t>
      </w:r>
      <w:r w:rsidRPr="00BD7742">
        <w:rPr>
          <w:rFonts w:ascii="微软雅黑" w:eastAsia="微软雅黑" w:hAnsi="微软雅黑" w:hint="eastAsia"/>
        </w:rPr>
        <w:t>；</w:t>
      </w:r>
    </w:p>
    <w:p w:rsidR="001C308F" w:rsidRPr="00BD7742" w:rsidRDefault="001C308F" w:rsidP="001C308F">
      <w:pPr>
        <w:pStyle w:val="afffc"/>
        <w:ind w:left="126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3955C6A7" wp14:editId="2AB2BE79">
            <wp:extent cx="5727310" cy="1892874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2265" cy="19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8F" w:rsidRPr="00BD7742" w:rsidRDefault="001C308F" w:rsidP="00C02C91">
      <w:pPr>
        <w:pStyle w:val="afffc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点击</w:t>
      </w:r>
      <w:r w:rsidRPr="00BD7742">
        <w:rPr>
          <w:rFonts w:ascii="微软雅黑" w:eastAsia="微软雅黑" w:hAnsi="微软雅黑"/>
        </w:rPr>
        <w:t>下拉列表，</w:t>
      </w:r>
      <w:r w:rsidRPr="00BD7742">
        <w:rPr>
          <w:rFonts w:ascii="微软雅黑" w:eastAsia="微软雅黑" w:hAnsi="微软雅黑" w:hint="eastAsia"/>
        </w:rPr>
        <w:t>进行</w:t>
      </w:r>
      <w:r w:rsidRPr="00BD7742">
        <w:rPr>
          <w:rFonts w:ascii="微软雅黑" w:eastAsia="微软雅黑" w:hAnsi="微软雅黑"/>
        </w:rPr>
        <w:t>多项选择</w:t>
      </w:r>
      <w:r w:rsidRPr="00BD7742">
        <w:rPr>
          <w:rFonts w:ascii="微软雅黑" w:eastAsia="微软雅黑" w:hAnsi="微软雅黑" w:hint="eastAsia"/>
        </w:rPr>
        <w:t>；</w:t>
      </w:r>
    </w:p>
    <w:p w:rsidR="001C308F" w:rsidRPr="00BD7742" w:rsidRDefault="001C308F" w:rsidP="001C308F">
      <w:pPr>
        <w:pStyle w:val="afffc"/>
        <w:ind w:left="126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2641FE93" wp14:editId="4CD02657">
            <wp:extent cx="5839640" cy="1788830"/>
            <wp:effectExtent l="0" t="0" r="889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2837" cy="180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8F" w:rsidRPr="00BD7742" w:rsidRDefault="001C308F" w:rsidP="00C02C91">
      <w:pPr>
        <w:pStyle w:val="afffc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下拉选择框中内容有多级时，只显示一级，选择一级后才会激活第二级。</w:t>
      </w:r>
    </w:p>
    <w:p w:rsidR="001C308F" w:rsidRPr="00BD7742" w:rsidRDefault="001C308F" w:rsidP="001C308F">
      <w:pPr>
        <w:pStyle w:val="afffc"/>
        <w:ind w:left="126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685BC8BF" wp14:editId="24312BDE">
            <wp:extent cx="5460846" cy="2718422"/>
            <wp:effectExtent l="0" t="0" r="6985" b="635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5580" cy="272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8F" w:rsidRPr="00BD7742" w:rsidRDefault="001C308F" w:rsidP="001C308F">
      <w:pPr>
        <w:pStyle w:val="4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上传浏览</w:t>
      </w:r>
    </w:p>
    <w:p w:rsidR="001C308F" w:rsidRPr="00BD7742" w:rsidRDefault="001C308F" w:rsidP="00C02C91">
      <w:pPr>
        <w:pStyle w:val="afffc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点击</w:t>
      </w:r>
      <w:r w:rsidRPr="00BD7742">
        <w:rPr>
          <w:rFonts w:ascii="微软雅黑" w:eastAsia="微软雅黑" w:hAnsi="微软雅黑"/>
        </w:rPr>
        <w:t>弹出弹窗，选择文件后点击“</w:t>
      </w:r>
      <w:r w:rsidRPr="00BD7742">
        <w:rPr>
          <w:rFonts w:ascii="微软雅黑" w:eastAsia="微软雅黑" w:hAnsi="微软雅黑" w:hint="eastAsia"/>
        </w:rPr>
        <w:t>确定/打开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即可</w:t>
      </w:r>
      <w:r w:rsidRPr="00BD7742">
        <w:rPr>
          <w:rFonts w:ascii="微软雅黑" w:eastAsia="微软雅黑" w:hAnsi="微软雅黑"/>
        </w:rPr>
        <w:t>上传，显示文件名或预览图片，点击“</w:t>
      </w:r>
      <w:r w:rsidRPr="00BD7742">
        <w:rPr>
          <w:rFonts w:ascii="微软雅黑" w:eastAsia="微软雅黑" w:hAnsi="微软雅黑" w:hint="eastAsia"/>
        </w:rPr>
        <w:t>取消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取消</w:t>
      </w:r>
      <w:r w:rsidRPr="00BD7742">
        <w:rPr>
          <w:rFonts w:ascii="微软雅黑" w:eastAsia="微软雅黑" w:hAnsi="微软雅黑"/>
        </w:rPr>
        <w:lastRenderedPageBreak/>
        <w:t>上传。</w:t>
      </w:r>
    </w:p>
    <w:p w:rsidR="001C308F" w:rsidRPr="00BD7742" w:rsidRDefault="001C308F" w:rsidP="00C02C91">
      <w:pPr>
        <w:pStyle w:val="afffc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上传成功</w:t>
      </w:r>
      <w:r w:rsidRPr="00BD7742">
        <w:rPr>
          <w:rFonts w:ascii="微软雅黑" w:eastAsia="微软雅黑" w:hAnsi="微软雅黑"/>
        </w:rPr>
        <w:t>后，点击</w:t>
      </w:r>
      <w:r w:rsidRPr="00BD7742">
        <w:rPr>
          <w:rFonts w:ascii="微软雅黑" w:eastAsia="微软雅黑" w:hAnsi="微软雅黑" w:hint="eastAsia"/>
        </w:rPr>
        <w:t>文件名</w:t>
      </w:r>
      <w:r w:rsidRPr="00BD7742">
        <w:rPr>
          <w:rFonts w:ascii="微软雅黑" w:eastAsia="微软雅黑" w:hAnsi="微软雅黑"/>
        </w:rPr>
        <w:t>或预览图片可</w:t>
      </w:r>
      <w:r w:rsidRPr="00BD7742">
        <w:rPr>
          <w:rFonts w:ascii="微软雅黑" w:eastAsia="微软雅黑" w:hAnsi="微软雅黑" w:hint="eastAsia"/>
        </w:rPr>
        <w:t>再次</w:t>
      </w:r>
      <w:r w:rsidRPr="00BD7742">
        <w:rPr>
          <w:rFonts w:ascii="微软雅黑" w:eastAsia="微软雅黑" w:hAnsi="微软雅黑"/>
        </w:rPr>
        <w:t>上传，</w:t>
      </w:r>
      <w:r w:rsidRPr="00BD7742">
        <w:rPr>
          <w:rFonts w:ascii="微软雅黑" w:eastAsia="微软雅黑" w:hAnsi="微软雅黑" w:hint="eastAsia"/>
        </w:rPr>
        <w:t>再次</w:t>
      </w:r>
      <w:r w:rsidRPr="00BD7742">
        <w:rPr>
          <w:rFonts w:ascii="微软雅黑" w:eastAsia="微软雅黑" w:hAnsi="微软雅黑"/>
        </w:rPr>
        <w:t>上传成功后，覆盖原上传文件</w:t>
      </w:r>
      <w:r w:rsidRPr="00BD7742">
        <w:rPr>
          <w:rFonts w:ascii="微软雅黑" w:eastAsia="微软雅黑" w:hAnsi="微软雅黑" w:hint="eastAsia"/>
        </w:rPr>
        <w:t>。</w:t>
      </w:r>
    </w:p>
    <w:p w:rsidR="001C308F" w:rsidRPr="00BD7742" w:rsidRDefault="001C308F" w:rsidP="001C308F">
      <w:pPr>
        <w:ind w:firstLine="840"/>
        <w:jc w:val="left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0D6CAD62" wp14:editId="1D4431E4">
            <wp:extent cx="2080044" cy="874892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7632" cy="90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5C3AAE86" wp14:editId="52463B72">
            <wp:extent cx="1777898" cy="151221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8222" cy="153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6B636C6A" wp14:editId="6042FCD7">
            <wp:extent cx="2156396" cy="834914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695" cy="9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8F" w:rsidRPr="00BD7742" w:rsidRDefault="001C308F" w:rsidP="001C308F">
      <w:pPr>
        <w:pStyle w:val="4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时间选择</w:t>
      </w:r>
    </w:p>
    <w:p w:rsidR="001C308F" w:rsidRPr="00BD7742" w:rsidRDefault="001C308F" w:rsidP="00C02C91">
      <w:pPr>
        <w:pStyle w:val="afffc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点击</w:t>
      </w:r>
      <w:r w:rsidRPr="00BD7742">
        <w:rPr>
          <w:rFonts w:ascii="微软雅黑" w:eastAsia="微软雅黑" w:hAnsi="微软雅黑"/>
        </w:rPr>
        <w:t>弹出</w:t>
      </w:r>
      <w:r w:rsidRPr="00BD7742">
        <w:rPr>
          <w:rFonts w:ascii="微软雅黑" w:eastAsia="微软雅黑" w:hAnsi="微软雅黑" w:hint="eastAsia"/>
        </w:rPr>
        <w:t>时间选择</w:t>
      </w:r>
      <w:r w:rsidRPr="00BD7742">
        <w:rPr>
          <w:rFonts w:ascii="微软雅黑" w:eastAsia="微软雅黑" w:hAnsi="微软雅黑"/>
        </w:rPr>
        <w:t>器，</w:t>
      </w:r>
      <w:r w:rsidRPr="00BD7742">
        <w:rPr>
          <w:rFonts w:ascii="微软雅黑" w:eastAsia="微软雅黑" w:hAnsi="微软雅黑" w:hint="eastAsia"/>
        </w:rPr>
        <w:t>可</w:t>
      </w:r>
      <w:r w:rsidRPr="00BD7742">
        <w:rPr>
          <w:rFonts w:ascii="微软雅黑" w:eastAsia="微软雅黑" w:hAnsi="微软雅黑"/>
        </w:rPr>
        <w:t>通过“&lt;&lt;”/“</w:t>
      </w:r>
      <w:r w:rsidRPr="00BD7742">
        <w:rPr>
          <w:rFonts w:ascii="微软雅黑" w:eastAsia="微软雅黑" w:hAnsi="微软雅黑" w:hint="eastAsia"/>
        </w:rPr>
        <w:t>&gt;&gt;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切换</w:t>
      </w:r>
      <w:r w:rsidRPr="00BD7742">
        <w:rPr>
          <w:rFonts w:ascii="微软雅黑" w:eastAsia="微软雅黑" w:hAnsi="微软雅黑"/>
        </w:rPr>
        <w:t>年份，</w:t>
      </w:r>
      <w:r w:rsidRPr="00BD7742">
        <w:rPr>
          <w:rFonts w:ascii="微软雅黑" w:eastAsia="微软雅黑" w:hAnsi="微软雅黑" w:hint="eastAsia"/>
        </w:rPr>
        <w:t>通过</w:t>
      </w:r>
      <w:r w:rsidRPr="00BD7742">
        <w:rPr>
          <w:rFonts w:ascii="微软雅黑" w:eastAsia="微软雅黑" w:hAnsi="微软雅黑"/>
        </w:rPr>
        <w:t>“&lt;”/“</w:t>
      </w:r>
      <w:r w:rsidRPr="00BD7742">
        <w:rPr>
          <w:rFonts w:ascii="微软雅黑" w:eastAsia="微软雅黑" w:hAnsi="微软雅黑" w:hint="eastAsia"/>
        </w:rPr>
        <w:t>&gt;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切换月</w:t>
      </w:r>
      <w:r w:rsidRPr="00BD7742">
        <w:rPr>
          <w:rFonts w:ascii="微软雅黑" w:eastAsia="微软雅黑" w:hAnsi="微软雅黑"/>
        </w:rPr>
        <w:t>份</w:t>
      </w:r>
      <w:r w:rsidRPr="00BD7742">
        <w:rPr>
          <w:rFonts w:ascii="微软雅黑" w:eastAsia="微软雅黑" w:hAnsi="微软雅黑" w:hint="eastAsia"/>
        </w:rPr>
        <w:t>；</w:t>
      </w:r>
    </w:p>
    <w:p w:rsidR="001C308F" w:rsidRPr="00BD7742" w:rsidRDefault="001C308F" w:rsidP="001C308F">
      <w:pPr>
        <w:pStyle w:val="afffc"/>
        <w:ind w:left="126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选择</w:t>
      </w:r>
      <w:r w:rsidRPr="00BD7742">
        <w:rPr>
          <w:rFonts w:ascii="微软雅黑" w:eastAsia="微软雅黑" w:hAnsi="微软雅黑"/>
        </w:rPr>
        <w:t>日期后，可</w:t>
      </w:r>
      <w:r w:rsidRPr="00BD7742">
        <w:rPr>
          <w:rFonts w:ascii="微软雅黑" w:eastAsia="微软雅黑" w:hAnsi="微软雅黑" w:hint="eastAsia"/>
        </w:rPr>
        <w:t>输入</w:t>
      </w:r>
      <w:r w:rsidRPr="00BD7742">
        <w:rPr>
          <w:rFonts w:ascii="微软雅黑" w:eastAsia="微软雅黑" w:hAnsi="微软雅黑"/>
        </w:rPr>
        <w:t>时间，或</w:t>
      </w:r>
      <w:r w:rsidRPr="00BD7742">
        <w:rPr>
          <w:rFonts w:ascii="微软雅黑" w:eastAsia="微软雅黑" w:hAnsi="微软雅黑" w:hint="eastAsia"/>
        </w:rPr>
        <w:t>单击选择时间，精确</w:t>
      </w:r>
      <w:r w:rsidRPr="00BD7742">
        <w:rPr>
          <w:rFonts w:ascii="微软雅黑" w:eastAsia="微软雅黑" w:hAnsi="微软雅黑"/>
        </w:rPr>
        <w:t>到分钟。</w:t>
      </w:r>
    </w:p>
    <w:p w:rsidR="001C308F" w:rsidRPr="00BD7742" w:rsidRDefault="001C308F" w:rsidP="001C308F">
      <w:pPr>
        <w:ind w:firstLine="84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04EAB853" wp14:editId="3BADF110">
            <wp:extent cx="5113102" cy="160584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0022" cy="161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8F" w:rsidRPr="00BD7742" w:rsidRDefault="001C308F" w:rsidP="001C308F">
      <w:pPr>
        <w:pStyle w:val="4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提示、</w:t>
      </w:r>
      <w:r w:rsidRPr="00BD7742">
        <w:rPr>
          <w:rFonts w:ascii="微软雅黑" w:eastAsia="微软雅黑" w:hAnsi="微软雅黑"/>
        </w:rPr>
        <w:t>说明和报错</w:t>
      </w:r>
    </w:p>
    <w:p w:rsidR="001C308F" w:rsidRPr="00BD7742" w:rsidRDefault="001C308F" w:rsidP="001C308F">
      <w:pPr>
        <w:pStyle w:val="5"/>
        <w:rPr>
          <w:rFonts w:ascii="微软雅黑" w:hAnsi="微软雅黑"/>
        </w:rPr>
      </w:pPr>
      <w:r w:rsidRPr="00BD7742">
        <w:rPr>
          <w:rFonts w:ascii="微软雅黑" w:hAnsi="微软雅黑" w:hint="eastAsia"/>
        </w:rPr>
        <w:t>提示</w:t>
      </w:r>
      <w:r w:rsidRPr="00BD7742">
        <w:rPr>
          <w:rFonts w:ascii="微软雅黑" w:hAnsi="微软雅黑"/>
        </w:rPr>
        <w:t>信息与</w:t>
      </w:r>
      <w:r w:rsidRPr="00BD7742">
        <w:rPr>
          <w:rFonts w:ascii="微软雅黑" w:hAnsi="微软雅黑" w:hint="eastAsia"/>
        </w:rPr>
        <w:t>提示</w:t>
      </w:r>
      <w:r w:rsidRPr="00BD7742">
        <w:rPr>
          <w:rFonts w:ascii="微软雅黑" w:hAnsi="微软雅黑"/>
        </w:rPr>
        <w:t>语</w:t>
      </w:r>
    </w:p>
    <w:p w:rsidR="001C308F" w:rsidRPr="00BD7742" w:rsidRDefault="001C308F" w:rsidP="00C02C91">
      <w:pPr>
        <w:pStyle w:val="afffc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必填</w:t>
      </w:r>
      <w:r w:rsidRPr="00BD7742">
        <w:rPr>
          <w:rFonts w:ascii="微软雅黑" w:eastAsia="微软雅黑" w:hAnsi="微软雅黑"/>
        </w:rPr>
        <w:t>提示</w:t>
      </w:r>
      <w:r w:rsidRPr="00BD7742">
        <w:rPr>
          <w:rFonts w:ascii="微软雅黑" w:eastAsia="微软雅黑" w:hAnsi="微软雅黑" w:hint="eastAsia"/>
        </w:rPr>
        <w:t>：以</w:t>
      </w:r>
      <w:r w:rsidRPr="00BD7742">
        <w:rPr>
          <w:rFonts w:ascii="微软雅黑" w:eastAsia="微软雅黑" w:hAnsi="微软雅黑"/>
        </w:rPr>
        <w:t>“*”</w:t>
      </w:r>
      <w:r w:rsidRPr="00BD7742">
        <w:rPr>
          <w:rFonts w:ascii="微软雅黑" w:eastAsia="微软雅黑" w:hAnsi="微软雅黑" w:hint="eastAsia"/>
        </w:rPr>
        <w:t>显示</w:t>
      </w:r>
      <w:r w:rsidRPr="00BD7742">
        <w:rPr>
          <w:rFonts w:ascii="微软雅黑" w:eastAsia="微软雅黑" w:hAnsi="微软雅黑"/>
        </w:rPr>
        <w:t>必填项</w:t>
      </w:r>
    </w:p>
    <w:p w:rsidR="001C308F" w:rsidRPr="00BD7742" w:rsidRDefault="001C308F" w:rsidP="001C308F">
      <w:pPr>
        <w:pStyle w:val="afffc"/>
        <w:ind w:left="126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1B05D366" wp14:editId="498BA8B3">
            <wp:extent cx="4904892" cy="1025876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1024" cy="10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8F" w:rsidRPr="00BD7742" w:rsidRDefault="001C308F" w:rsidP="00C02C91">
      <w:pPr>
        <w:pStyle w:val="afffc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输入框</w:t>
      </w:r>
      <w:r w:rsidRPr="00BD7742">
        <w:rPr>
          <w:rFonts w:ascii="微软雅黑" w:eastAsia="微软雅黑" w:hAnsi="微软雅黑"/>
        </w:rPr>
        <w:t>内的</w:t>
      </w:r>
      <w:r w:rsidRPr="00BD7742">
        <w:rPr>
          <w:rFonts w:ascii="微软雅黑" w:eastAsia="微软雅黑" w:hAnsi="微软雅黑" w:hint="eastAsia"/>
        </w:rPr>
        <w:t>提示</w:t>
      </w:r>
      <w:r w:rsidRPr="00BD7742">
        <w:rPr>
          <w:rFonts w:ascii="微软雅黑" w:eastAsia="微软雅黑" w:hAnsi="微软雅黑"/>
        </w:rPr>
        <w:t>信息</w:t>
      </w:r>
      <w:r w:rsidRPr="00BD7742">
        <w:rPr>
          <w:rFonts w:ascii="微软雅黑" w:eastAsia="微软雅黑" w:hAnsi="微软雅黑" w:hint="eastAsia"/>
        </w:rPr>
        <w:t>：如有</w:t>
      </w:r>
      <w:r w:rsidRPr="00BD7742">
        <w:rPr>
          <w:rFonts w:ascii="微软雅黑" w:eastAsia="微软雅黑" w:hAnsi="微软雅黑"/>
        </w:rPr>
        <w:t>则显示</w:t>
      </w:r>
      <w:r w:rsidRPr="00BD7742">
        <w:rPr>
          <w:rFonts w:ascii="微软雅黑" w:eastAsia="微软雅黑" w:hAnsi="微软雅黑" w:hint="eastAsia"/>
        </w:rPr>
        <w:t>，</w:t>
      </w:r>
      <w:r w:rsidRPr="00BD7742">
        <w:rPr>
          <w:rFonts w:ascii="微软雅黑" w:eastAsia="微软雅黑" w:hAnsi="微软雅黑"/>
        </w:rPr>
        <w:t>输入文字后消失</w:t>
      </w:r>
    </w:p>
    <w:p w:rsidR="001C308F" w:rsidRPr="00BD7742" w:rsidRDefault="001C308F" w:rsidP="001C308F">
      <w:pPr>
        <w:pStyle w:val="afffc"/>
        <w:ind w:left="126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0DD3C128" wp14:editId="0FA5E51D">
            <wp:extent cx="3942857" cy="380952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8F" w:rsidRPr="00BD7742" w:rsidRDefault="001C308F" w:rsidP="00C02C91">
      <w:pPr>
        <w:pStyle w:val="afffc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提示</w:t>
      </w:r>
      <w:r w:rsidRPr="00BD7742">
        <w:rPr>
          <w:rFonts w:ascii="微软雅黑" w:eastAsia="微软雅黑" w:hAnsi="微软雅黑"/>
        </w:rPr>
        <w:t>语：</w:t>
      </w:r>
      <w:r w:rsidRPr="00BD7742">
        <w:rPr>
          <w:rFonts w:ascii="微软雅黑" w:eastAsia="微软雅黑" w:hAnsi="微软雅黑" w:hint="eastAsia"/>
        </w:rPr>
        <w:t>如有</w:t>
      </w:r>
      <w:r w:rsidRPr="00BD7742">
        <w:rPr>
          <w:rFonts w:ascii="微软雅黑" w:eastAsia="微软雅黑" w:hAnsi="微软雅黑"/>
        </w:rPr>
        <w:t>则显示</w:t>
      </w:r>
    </w:p>
    <w:p w:rsidR="001C308F" w:rsidRPr="00BD7742" w:rsidRDefault="001C308F" w:rsidP="001C308F">
      <w:pPr>
        <w:pStyle w:val="afffc"/>
        <w:ind w:left="126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A534B3F" wp14:editId="187A9531">
            <wp:extent cx="4919522" cy="581920"/>
            <wp:effectExtent l="0" t="0" r="0" b="889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6100" cy="59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8F" w:rsidRPr="00BD7742" w:rsidRDefault="001C308F" w:rsidP="00C02C91">
      <w:pPr>
        <w:pStyle w:val="afffc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字数</w:t>
      </w:r>
      <w:r w:rsidRPr="00BD7742">
        <w:rPr>
          <w:rFonts w:ascii="微软雅黑" w:eastAsia="微软雅黑" w:hAnsi="微软雅黑"/>
        </w:rPr>
        <w:t>限制：</w:t>
      </w:r>
      <w:r w:rsidRPr="00BD7742">
        <w:rPr>
          <w:rFonts w:ascii="微软雅黑" w:eastAsia="微软雅黑" w:hAnsi="微软雅黑" w:hint="eastAsia"/>
        </w:rPr>
        <w:t>如有</w:t>
      </w:r>
      <w:r w:rsidRPr="00BD7742">
        <w:rPr>
          <w:rFonts w:ascii="微软雅黑" w:eastAsia="微软雅黑" w:hAnsi="微软雅黑"/>
        </w:rPr>
        <w:t>则显示</w:t>
      </w:r>
      <w:r w:rsidRPr="00BD7742">
        <w:rPr>
          <w:rFonts w:ascii="微软雅黑" w:eastAsia="微软雅黑" w:hAnsi="微软雅黑" w:hint="eastAsia"/>
        </w:rPr>
        <w:t>，</w:t>
      </w:r>
      <w:r w:rsidRPr="00BD7742">
        <w:rPr>
          <w:rFonts w:ascii="微软雅黑" w:eastAsia="微软雅黑" w:hAnsi="微软雅黑"/>
        </w:rPr>
        <w:t>格式为“</w:t>
      </w:r>
      <w:r w:rsidRPr="00BD7742">
        <w:rPr>
          <w:rFonts w:ascii="微软雅黑" w:eastAsia="微软雅黑" w:hAnsi="微软雅黑" w:hint="eastAsia"/>
        </w:rPr>
        <w:t>当前</w:t>
      </w:r>
      <w:r w:rsidRPr="00BD7742">
        <w:rPr>
          <w:rFonts w:ascii="微软雅黑" w:eastAsia="微软雅黑" w:hAnsi="微软雅黑"/>
        </w:rPr>
        <w:t>字数</w:t>
      </w:r>
      <w:r w:rsidRPr="00BD7742">
        <w:rPr>
          <w:rFonts w:ascii="微软雅黑" w:eastAsia="微软雅黑" w:hAnsi="微软雅黑" w:hint="eastAsia"/>
        </w:rPr>
        <w:t>/最大</w:t>
      </w:r>
      <w:r w:rsidRPr="00BD7742">
        <w:rPr>
          <w:rFonts w:ascii="微软雅黑" w:eastAsia="微软雅黑" w:hAnsi="微软雅黑"/>
        </w:rPr>
        <w:t>字数”</w:t>
      </w:r>
      <w:r w:rsidRPr="00BD7742">
        <w:rPr>
          <w:rFonts w:ascii="微软雅黑" w:eastAsia="微软雅黑" w:hAnsi="微软雅黑" w:hint="eastAsia"/>
        </w:rPr>
        <w:t>，</w:t>
      </w:r>
      <w:r w:rsidRPr="00BD7742">
        <w:rPr>
          <w:rFonts w:ascii="微软雅黑" w:eastAsia="微软雅黑" w:hAnsi="微软雅黑"/>
        </w:rPr>
        <w:t>超过</w:t>
      </w:r>
      <w:r w:rsidRPr="00BD7742">
        <w:rPr>
          <w:rFonts w:ascii="微软雅黑" w:eastAsia="微软雅黑" w:hAnsi="微软雅黑" w:hint="eastAsia"/>
        </w:rPr>
        <w:t>限制</w:t>
      </w:r>
      <w:r w:rsidRPr="00BD7742">
        <w:rPr>
          <w:rFonts w:ascii="微软雅黑" w:eastAsia="微软雅黑" w:hAnsi="微软雅黑"/>
        </w:rPr>
        <w:t>时</w:t>
      </w:r>
      <w:r w:rsidRPr="00BD7742">
        <w:rPr>
          <w:rFonts w:ascii="微软雅黑" w:eastAsia="微软雅黑" w:hAnsi="微软雅黑" w:hint="eastAsia"/>
        </w:rPr>
        <w:t>“当前</w:t>
      </w:r>
      <w:r w:rsidRPr="00BD7742">
        <w:rPr>
          <w:rFonts w:ascii="微软雅黑" w:eastAsia="微软雅黑" w:hAnsi="微软雅黑"/>
        </w:rPr>
        <w:t>字数</w:t>
      </w:r>
      <w:r w:rsidRPr="00BD7742">
        <w:rPr>
          <w:rFonts w:ascii="微软雅黑" w:eastAsia="微软雅黑" w:hAnsi="微软雅黑" w:hint="eastAsia"/>
        </w:rPr>
        <w:t>”变红</w:t>
      </w:r>
    </w:p>
    <w:p w:rsidR="001C308F" w:rsidRPr="00BD7742" w:rsidRDefault="001C308F" w:rsidP="001C308F">
      <w:pPr>
        <w:ind w:firstLine="84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31BA4275" wp14:editId="51944B2F">
            <wp:extent cx="4091310" cy="1769796"/>
            <wp:effectExtent l="0" t="0" r="4445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1936" cy="17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8F" w:rsidRPr="00BD7742" w:rsidRDefault="001C308F" w:rsidP="001C308F">
      <w:pPr>
        <w:ind w:firstLine="840"/>
        <w:rPr>
          <w:rFonts w:ascii="微软雅黑" w:eastAsia="微软雅黑" w:hAnsi="微软雅黑"/>
        </w:rPr>
      </w:pPr>
    </w:p>
    <w:p w:rsidR="001C308F" w:rsidRPr="00BD7742" w:rsidRDefault="001C308F" w:rsidP="001C308F">
      <w:pPr>
        <w:pStyle w:val="5"/>
        <w:rPr>
          <w:rFonts w:ascii="微软雅黑" w:hAnsi="微软雅黑"/>
        </w:rPr>
      </w:pPr>
      <w:r w:rsidRPr="00BD7742">
        <w:rPr>
          <w:rFonts w:ascii="微软雅黑" w:hAnsi="微软雅黑" w:hint="eastAsia"/>
        </w:rPr>
        <w:t>报错</w:t>
      </w:r>
    </w:p>
    <w:p w:rsidR="001C308F" w:rsidRPr="00BD7742" w:rsidRDefault="001C308F" w:rsidP="001C308F">
      <w:pPr>
        <w:ind w:firstLine="84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在完成</w:t>
      </w:r>
      <w:r w:rsidRPr="00BD7742">
        <w:rPr>
          <w:rFonts w:ascii="微软雅黑" w:eastAsia="微软雅黑" w:hAnsi="微软雅黑"/>
        </w:rPr>
        <w:t>输入后，</w:t>
      </w:r>
      <w:r w:rsidRPr="00BD7742">
        <w:rPr>
          <w:rFonts w:ascii="微软雅黑" w:eastAsia="微软雅黑" w:hAnsi="微软雅黑" w:hint="eastAsia"/>
        </w:rPr>
        <w:t>在</w:t>
      </w:r>
      <w:r w:rsidRPr="00BD7742">
        <w:rPr>
          <w:rFonts w:ascii="微软雅黑" w:eastAsia="微软雅黑" w:hAnsi="微软雅黑"/>
        </w:rPr>
        <w:t>下方</w:t>
      </w:r>
      <w:r w:rsidRPr="00BD7742">
        <w:rPr>
          <w:rFonts w:ascii="微软雅黑" w:eastAsia="微软雅黑" w:hAnsi="微软雅黑" w:hint="eastAsia"/>
        </w:rPr>
        <w:t>显示</w:t>
      </w:r>
      <w:r w:rsidRPr="00BD7742">
        <w:rPr>
          <w:rFonts w:ascii="微软雅黑" w:eastAsia="微软雅黑" w:hAnsi="微软雅黑"/>
        </w:rPr>
        <w:t>报错通知</w:t>
      </w:r>
    </w:p>
    <w:p w:rsidR="001C308F" w:rsidRPr="00BD7742" w:rsidRDefault="001C308F" w:rsidP="001C308F">
      <w:pPr>
        <w:ind w:firstLine="84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41152B42" wp14:editId="64294D01">
            <wp:extent cx="4091193" cy="1272845"/>
            <wp:effectExtent l="0" t="0" r="5080" b="381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8077"/>
                    <a:stretch/>
                  </pic:blipFill>
                  <pic:spPr bwMode="auto">
                    <a:xfrm>
                      <a:off x="0" y="0"/>
                      <a:ext cx="4111936" cy="1279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08F" w:rsidRPr="00BD7742" w:rsidRDefault="001C308F" w:rsidP="001C308F">
      <w:pPr>
        <w:ind w:firstLine="840"/>
        <w:rPr>
          <w:rFonts w:ascii="微软雅黑" w:eastAsia="微软雅黑" w:hAnsi="微软雅黑"/>
        </w:rPr>
      </w:pPr>
    </w:p>
    <w:p w:rsidR="001C308F" w:rsidRPr="00BD7742" w:rsidRDefault="001C308F" w:rsidP="001C308F">
      <w:pPr>
        <w:pStyle w:val="2"/>
        <w:tabs>
          <w:tab w:val="left" w:pos="3321"/>
        </w:tabs>
        <w:spacing w:before="156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详细</w:t>
      </w:r>
      <w:r w:rsidRPr="00BD7742">
        <w:rPr>
          <w:rFonts w:ascii="微软雅黑" w:eastAsia="微软雅黑" w:hAnsi="微软雅黑"/>
        </w:rPr>
        <w:t>说明</w:t>
      </w:r>
    </w:p>
    <w:p w:rsidR="001C308F" w:rsidRPr="00BD7742" w:rsidRDefault="001C308F" w:rsidP="0065394A">
      <w:pPr>
        <w:pStyle w:val="3"/>
        <w:rPr>
          <w:rFonts w:ascii="微软雅黑" w:hAnsi="微软雅黑"/>
        </w:rPr>
      </w:pPr>
      <w:r w:rsidRPr="00BD7742">
        <w:rPr>
          <w:rFonts w:ascii="微软雅黑" w:hAnsi="微软雅黑" w:hint="eastAsia"/>
        </w:rPr>
        <w:t>标题栏</w:t>
      </w:r>
    </w:p>
    <w:p w:rsidR="001C308F" w:rsidRPr="00BD7742" w:rsidRDefault="001C308F" w:rsidP="001C308F">
      <w:pPr>
        <w:ind w:firstLine="84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1F7C0AE3" wp14:editId="74BA730A">
            <wp:extent cx="5826514" cy="254972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7417" cy="2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8F" w:rsidRPr="00BD7742" w:rsidRDefault="001C308F" w:rsidP="001C308F">
      <w:pPr>
        <w:ind w:firstLine="84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标题</w:t>
      </w:r>
      <w:r w:rsidRPr="00BD7742">
        <w:rPr>
          <w:rFonts w:ascii="微软雅黑" w:eastAsia="微软雅黑" w:hAnsi="微软雅黑"/>
        </w:rPr>
        <w:t>栏包含平台名称、账</w:t>
      </w:r>
      <w:r w:rsidRPr="00BD7742">
        <w:rPr>
          <w:rFonts w:ascii="微软雅黑" w:eastAsia="微软雅黑" w:hAnsi="微软雅黑" w:hint="eastAsia"/>
        </w:rPr>
        <w:t>号</w:t>
      </w:r>
      <w:r w:rsidRPr="00BD7742">
        <w:rPr>
          <w:rFonts w:ascii="微软雅黑" w:eastAsia="微软雅黑" w:hAnsi="微软雅黑"/>
        </w:rPr>
        <w:t>名称</w:t>
      </w:r>
      <w:r w:rsidRPr="00BD7742">
        <w:rPr>
          <w:rFonts w:ascii="微软雅黑" w:eastAsia="微软雅黑" w:hAnsi="微软雅黑" w:hint="eastAsia"/>
        </w:rPr>
        <w:t>/管理</w:t>
      </w:r>
      <w:r w:rsidRPr="00BD7742">
        <w:rPr>
          <w:rFonts w:ascii="微软雅黑" w:eastAsia="微软雅黑" w:hAnsi="微软雅黑"/>
        </w:rPr>
        <w:t>、</w:t>
      </w:r>
      <w:r w:rsidRPr="00BD7742">
        <w:rPr>
          <w:rFonts w:ascii="微软雅黑" w:eastAsia="微软雅黑" w:hAnsi="微软雅黑" w:hint="eastAsia"/>
        </w:rPr>
        <w:t>未读消息</w:t>
      </w:r>
      <w:r w:rsidRPr="00BD7742">
        <w:rPr>
          <w:rFonts w:ascii="微软雅黑" w:eastAsia="微软雅黑" w:hAnsi="微软雅黑"/>
        </w:rPr>
        <w:t>数、后台设置</w:t>
      </w:r>
      <w:r w:rsidRPr="00BD7742">
        <w:rPr>
          <w:rFonts w:ascii="微软雅黑" w:eastAsia="微软雅黑" w:hAnsi="微软雅黑" w:hint="eastAsia"/>
        </w:rPr>
        <w:t>。</w:t>
      </w:r>
    </w:p>
    <w:p w:rsidR="001C308F" w:rsidRPr="00BD7742" w:rsidRDefault="001C308F" w:rsidP="00C02C91">
      <w:pPr>
        <w:pStyle w:val="afffc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平台</w:t>
      </w:r>
      <w:r w:rsidRPr="00BD7742">
        <w:rPr>
          <w:rFonts w:ascii="微软雅黑" w:eastAsia="微软雅黑" w:hAnsi="微软雅黑"/>
        </w:rPr>
        <w:t>名称</w:t>
      </w:r>
      <w:r w:rsidRPr="00BD7742">
        <w:rPr>
          <w:rFonts w:ascii="微软雅黑" w:eastAsia="微软雅黑" w:hAnsi="微软雅黑" w:hint="eastAsia"/>
        </w:rPr>
        <w:t>为</w:t>
      </w:r>
      <w:r w:rsidRPr="00BD7742">
        <w:rPr>
          <w:rFonts w:ascii="微软雅黑" w:eastAsia="微软雅黑" w:hAnsi="微软雅黑"/>
        </w:rPr>
        <w:t>“</w:t>
      </w:r>
      <w:r w:rsidRPr="00BD7742">
        <w:rPr>
          <w:rFonts w:ascii="微软雅黑" w:eastAsia="微软雅黑" w:hAnsi="微软雅黑" w:hint="eastAsia"/>
        </w:rPr>
        <w:t>智慧场景</w:t>
      </w:r>
      <w:r w:rsidRPr="00BD7742">
        <w:rPr>
          <w:rFonts w:ascii="微软雅黑" w:eastAsia="微软雅黑" w:hAnsi="微软雅黑"/>
        </w:rPr>
        <w:t>运营平台”</w:t>
      </w:r>
      <w:r w:rsidRPr="00BD7742">
        <w:rPr>
          <w:rFonts w:ascii="微软雅黑" w:eastAsia="微软雅黑" w:hAnsi="微软雅黑" w:hint="eastAsia"/>
        </w:rPr>
        <w:t>。</w:t>
      </w:r>
    </w:p>
    <w:p w:rsidR="001C308F" w:rsidRPr="00BD7742" w:rsidRDefault="001C308F" w:rsidP="00C02C91">
      <w:pPr>
        <w:pStyle w:val="afffc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账号</w:t>
      </w:r>
      <w:r w:rsidRPr="00BD7742">
        <w:rPr>
          <w:rFonts w:ascii="微软雅黑" w:eastAsia="微软雅黑" w:hAnsi="微软雅黑"/>
        </w:rPr>
        <w:t>名称为登录名，</w:t>
      </w:r>
      <w:r w:rsidRPr="00BD7742">
        <w:rPr>
          <w:rFonts w:ascii="微软雅黑" w:eastAsia="微软雅黑" w:hAnsi="微软雅黑" w:hint="eastAsia"/>
        </w:rPr>
        <w:t>点击</w:t>
      </w:r>
      <w:r w:rsidRPr="00BD7742">
        <w:rPr>
          <w:rFonts w:ascii="微软雅黑" w:eastAsia="微软雅黑" w:hAnsi="微软雅黑"/>
        </w:rPr>
        <w:t>展开按钮</w:t>
      </w:r>
      <w:r w:rsidRPr="00BD7742">
        <w:rPr>
          <w:rFonts w:ascii="微软雅黑" w:eastAsia="微软雅黑" w:hAnsi="微软雅黑" w:hint="eastAsia"/>
        </w:rPr>
        <w:t>，</w:t>
      </w:r>
      <w:r w:rsidRPr="00BD7742">
        <w:rPr>
          <w:rFonts w:ascii="微软雅黑" w:eastAsia="微软雅黑" w:hAnsi="微软雅黑"/>
        </w:rPr>
        <w:t>展开</w:t>
      </w:r>
      <w:r w:rsidRPr="00BD7742">
        <w:rPr>
          <w:rFonts w:ascii="微软雅黑" w:eastAsia="微软雅黑" w:hAnsi="微软雅黑" w:hint="eastAsia"/>
        </w:rPr>
        <w:t>下拉</w:t>
      </w:r>
      <w:r w:rsidRPr="00BD7742">
        <w:rPr>
          <w:rFonts w:ascii="微软雅黑" w:eastAsia="微软雅黑" w:hAnsi="微软雅黑"/>
        </w:rPr>
        <w:t>菜单</w:t>
      </w:r>
      <w:r w:rsidRPr="00BD7742">
        <w:rPr>
          <w:rFonts w:ascii="微软雅黑" w:eastAsia="微软雅黑" w:hAnsi="微软雅黑" w:hint="eastAsia"/>
        </w:rPr>
        <w:t>：</w:t>
      </w:r>
    </w:p>
    <w:p w:rsidR="001C308F" w:rsidRPr="00BD7742" w:rsidRDefault="001C308F" w:rsidP="001C308F">
      <w:pPr>
        <w:pStyle w:val="afffc"/>
        <w:ind w:left="120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2FDC38E6" wp14:editId="2E7FA98C">
            <wp:extent cx="5333212" cy="604866"/>
            <wp:effectExtent l="0" t="0" r="1270" b="508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1955" cy="62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8F" w:rsidRPr="00BD7742" w:rsidRDefault="001C308F" w:rsidP="00C02C91">
      <w:pPr>
        <w:pStyle w:val="afffc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lastRenderedPageBreak/>
        <w:t>点击</w:t>
      </w:r>
      <w:r w:rsidRPr="00BD7742">
        <w:rPr>
          <w:rFonts w:ascii="微软雅黑" w:eastAsia="微软雅黑" w:hAnsi="微软雅黑"/>
        </w:rPr>
        <w:t>后，</w:t>
      </w:r>
      <w:r w:rsidRPr="00BD7742">
        <w:rPr>
          <w:rFonts w:ascii="微软雅黑" w:eastAsia="微软雅黑" w:hAnsi="微软雅黑" w:hint="eastAsia"/>
        </w:rPr>
        <w:t>菜单</w:t>
      </w:r>
      <w:r w:rsidRPr="00BD7742">
        <w:rPr>
          <w:rFonts w:ascii="微软雅黑" w:eastAsia="微软雅黑" w:hAnsi="微软雅黑"/>
        </w:rPr>
        <w:t>展开，按钮变为“</w:t>
      </w:r>
      <w:r w:rsidRPr="00BD7742">
        <w:rPr>
          <w:rFonts w:ascii="微软雅黑" w:eastAsia="微软雅黑" w:hAnsi="微软雅黑" w:hint="eastAsia"/>
        </w:rPr>
        <w:t>收起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。</w:t>
      </w:r>
    </w:p>
    <w:p w:rsidR="001C308F" w:rsidRPr="00BD7742" w:rsidRDefault="001C308F" w:rsidP="00C02C91">
      <w:pPr>
        <w:pStyle w:val="afffc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菜单</w:t>
      </w:r>
      <w:r w:rsidRPr="00BD7742">
        <w:rPr>
          <w:rFonts w:ascii="微软雅黑" w:eastAsia="微软雅黑" w:hAnsi="微软雅黑"/>
        </w:rPr>
        <w:t>项</w:t>
      </w:r>
      <w:r w:rsidRPr="00BD7742">
        <w:rPr>
          <w:rFonts w:ascii="微软雅黑" w:eastAsia="微软雅黑" w:hAnsi="微软雅黑" w:hint="eastAsia"/>
        </w:rPr>
        <w:t>1：退出</w:t>
      </w:r>
      <w:r w:rsidRPr="00BD7742">
        <w:rPr>
          <w:rFonts w:ascii="微软雅黑" w:eastAsia="微软雅黑" w:hAnsi="微软雅黑"/>
        </w:rPr>
        <w:t>登录</w:t>
      </w:r>
      <w:r w:rsidRPr="00BD7742">
        <w:rPr>
          <w:rFonts w:ascii="微软雅黑" w:eastAsia="微软雅黑" w:hAnsi="微软雅黑" w:hint="eastAsia"/>
        </w:rPr>
        <w:t>，</w:t>
      </w:r>
      <w:r w:rsidRPr="00BD7742">
        <w:rPr>
          <w:rFonts w:ascii="微软雅黑" w:eastAsia="微软雅黑" w:hAnsi="微软雅黑"/>
        </w:rPr>
        <w:t>点击退出登录，</w:t>
      </w:r>
      <w:r w:rsidRPr="00BD7742">
        <w:rPr>
          <w:rFonts w:ascii="微软雅黑" w:eastAsia="微软雅黑" w:hAnsi="微软雅黑" w:hint="eastAsia"/>
        </w:rPr>
        <w:t>即</w:t>
      </w:r>
      <w:r w:rsidRPr="00BD7742">
        <w:rPr>
          <w:rFonts w:ascii="微软雅黑" w:eastAsia="微软雅黑" w:hAnsi="微软雅黑"/>
        </w:rPr>
        <w:t>退出系统，界面返回至登录界面。</w:t>
      </w:r>
    </w:p>
    <w:p w:rsidR="001C308F" w:rsidRPr="00BD7742" w:rsidRDefault="001C308F" w:rsidP="001C308F">
      <w:pPr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 xml:space="preserve"> </w:t>
      </w:r>
    </w:p>
    <w:p w:rsidR="001C308F" w:rsidRPr="00BD7742" w:rsidRDefault="001C308F" w:rsidP="00C02C91">
      <w:pPr>
        <w:pStyle w:val="afffc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未读</w:t>
      </w:r>
      <w:r w:rsidRPr="00BD7742">
        <w:rPr>
          <w:rFonts w:ascii="微软雅黑" w:eastAsia="微软雅黑" w:hAnsi="微软雅黑"/>
        </w:rPr>
        <w:t>消息数显示</w:t>
      </w:r>
      <w:r w:rsidRPr="00BD7742">
        <w:rPr>
          <w:rFonts w:ascii="微软雅黑" w:eastAsia="微软雅黑" w:hAnsi="微软雅黑" w:hint="eastAsia"/>
        </w:rPr>
        <w:t>“我的消息”中</w:t>
      </w:r>
      <w:r w:rsidRPr="00BD7742">
        <w:rPr>
          <w:rFonts w:ascii="微软雅黑" w:eastAsia="微软雅黑" w:hAnsi="微软雅黑"/>
        </w:rPr>
        <w:t>未读的消息</w:t>
      </w:r>
      <w:r w:rsidRPr="00BD7742">
        <w:rPr>
          <w:rFonts w:ascii="微软雅黑" w:eastAsia="微软雅黑" w:hAnsi="微软雅黑" w:hint="eastAsia"/>
        </w:rPr>
        <w:t>条数。</w:t>
      </w:r>
    </w:p>
    <w:p w:rsidR="001C308F" w:rsidRPr="00BD7742" w:rsidRDefault="001C308F" w:rsidP="00C02C91">
      <w:pPr>
        <w:pStyle w:val="afffc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点击后台设置，进入菜单项编辑、权限管理页面，页面由开发提供。</w:t>
      </w:r>
    </w:p>
    <w:p w:rsidR="001C308F" w:rsidRPr="00BD7742" w:rsidRDefault="001C308F" w:rsidP="001C308F">
      <w:pPr>
        <w:rPr>
          <w:rFonts w:ascii="微软雅黑" w:eastAsia="微软雅黑" w:hAnsi="微软雅黑"/>
        </w:rPr>
      </w:pPr>
    </w:p>
    <w:p w:rsidR="001C308F" w:rsidRPr="00BD7742" w:rsidRDefault="001C308F" w:rsidP="0065394A">
      <w:pPr>
        <w:pStyle w:val="3"/>
        <w:rPr>
          <w:rFonts w:ascii="微软雅黑" w:hAnsi="微软雅黑"/>
        </w:rPr>
      </w:pPr>
      <w:r w:rsidRPr="00BD7742">
        <w:rPr>
          <w:rFonts w:ascii="微软雅黑" w:hAnsi="微软雅黑" w:hint="eastAsia"/>
        </w:rPr>
        <w:t>菜单栏</w:t>
      </w:r>
    </w:p>
    <w:p w:rsidR="001C308F" w:rsidRPr="00BD7742" w:rsidRDefault="001C308F" w:rsidP="001C308F">
      <w:pPr>
        <w:ind w:firstLine="84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7298191A" wp14:editId="5007F1F5">
            <wp:extent cx="1371650" cy="2262332"/>
            <wp:effectExtent l="0" t="0" r="0" b="508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81034" cy="227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8F" w:rsidRPr="00BD7742" w:rsidRDefault="001C308F" w:rsidP="001C308F">
      <w:pPr>
        <w:ind w:firstLine="84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菜单</w:t>
      </w:r>
      <w:r w:rsidRPr="00BD7742">
        <w:rPr>
          <w:rFonts w:ascii="微软雅黑" w:eastAsia="微软雅黑" w:hAnsi="微软雅黑"/>
        </w:rPr>
        <w:t>栏包含</w:t>
      </w:r>
      <w:r w:rsidRPr="00BD7742">
        <w:rPr>
          <w:rFonts w:ascii="微软雅黑" w:eastAsia="微软雅黑" w:hAnsi="微软雅黑" w:hint="eastAsia"/>
        </w:rPr>
        <w:t>一级菜单</w:t>
      </w:r>
      <w:r w:rsidRPr="00BD7742">
        <w:rPr>
          <w:rFonts w:ascii="微软雅黑" w:eastAsia="微软雅黑" w:hAnsi="微软雅黑"/>
        </w:rPr>
        <w:t>、</w:t>
      </w:r>
      <w:r w:rsidRPr="00BD7742">
        <w:rPr>
          <w:rFonts w:ascii="微软雅黑" w:eastAsia="微软雅黑" w:hAnsi="微软雅黑" w:hint="eastAsia"/>
        </w:rPr>
        <w:t>展开/收起</w:t>
      </w:r>
      <w:r w:rsidRPr="00BD7742">
        <w:rPr>
          <w:rFonts w:ascii="微软雅黑" w:eastAsia="微软雅黑" w:hAnsi="微软雅黑"/>
        </w:rPr>
        <w:t>按钮（</w:t>
      </w:r>
      <w:r w:rsidRPr="00BD7742">
        <w:rPr>
          <w:rFonts w:ascii="微软雅黑" w:eastAsia="微软雅黑" w:hAnsi="微软雅黑" w:hint="eastAsia"/>
        </w:rPr>
        <w:t>暂不实现</w:t>
      </w:r>
      <w:r w:rsidRPr="00BD7742">
        <w:rPr>
          <w:rFonts w:ascii="微软雅黑" w:eastAsia="微软雅黑" w:hAnsi="微软雅黑"/>
        </w:rPr>
        <w:t>）、二级菜单（</w:t>
      </w:r>
      <w:r w:rsidRPr="00BD7742">
        <w:rPr>
          <w:rFonts w:ascii="微软雅黑" w:eastAsia="微软雅黑" w:hAnsi="微软雅黑" w:hint="eastAsia"/>
        </w:rPr>
        <w:t>暂不实现</w:t>
      </w:r>
      <w:r w:rsidRPr="00BD7742">
        <w:rPr>
          <w:rFonts w:ascii="微软雅黑" w:eastAsia="微软雅黑" w:hAnsi="微软雅黑"/>
        </w:rPr>
        <w:t>）</w:t>
      </w:r>
      <w:r w:rsidRPr="00BD7742">
        <w:rPr>
          <w:rFonts w:ascii="微软雅黑" w:eastAsia="微软雅黑" w:hAnsi="微软雅黑" w:hint="eastAsia"/>
        </w:rPr>
        <w:t>。</w:t>
      </w:r>
    </w:p>
    <w:p w:rsidR="001C308F" w:rsidRPr="00BD7742" w:rsidRDefault="001C308F" w:rsidP="00C02C91">
      <w:pPr>
        <w:pStyle w:val="afffc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一级</w:t>
      </w:r>
      <w:r w:rsidRPr="00BD7742">
        <w:rPr>
          <w:rFonts w:ascii="微软雅黑" w:eastAsia="微软雅黑" w:hAnsi="微软雅黑"/>
        </w:rPr>
        <w:t>菜单</w:t>
      </w:r>
      <w:r w:rsidRPr="00BD7742">
        <w:rPr>
          <w:rFonts w:ascii="微软雅黑" w:eastAsia="微软雅黑" w:hAnsi="微软雅黑" w:hint="eastAsia"/>
        </w:rPr>
        <w:t>为</w:t>
      </w:r>
      <w:r w:rsidRPr="00BD7742">
        <w:rPr>
          <w:rFonts w:ascii="微软雅黑" w:eastAsia="微软雅黑" w:hAnsi="微软雅黑"/>
        </w:rPr>
        <w:t>卡片管理、活动管理</w:t>
      </w:r>
      <w:r w:rsidRPr="00BD7742">
        <w:rPr>
          <w:rFonts w:ascii="微软雅黑" w:eastAsia="微软雅黑" w:hAnsi="微软雅黑" w:hint="eastAsia"/>
        </w:rPr>
        <w:t>、</w:t>
      </w:r>
      <w:r w:rsidRPr="00BD7742">
        <w:rPr>
          <w:rFonts w:ascii="微软雅黑" w:eastAsia="微软雅黑" w:hAnsi="微软雅黑"/>
        </w:rPr>
        <w:t>我的消息</w:t>
      </w:r>
      <w:r w:rsidRPr="00BD7742">
        <w:rPr>
          <w:rFonts w:ascii="微软雅黑" w:eastAsia="微软雅黑" w:hAnsi="微软雅黑" w:hint="eastAsia"/>
        </w:rPr>
        <w:t>。</w:t>
      </w:r>
    </w:p>
    <w:p w:rsidR="001C308F" w:rsidRPr="00BD7742" w:rsidRDefault="001C308F" w:rsidP="00C02C91">
      <w:pPr>
        <w:pStyle w:val="afffc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默认显示</w:t>
      </w:r>
      <w:r w:rsidRPr="00BD7742">
        <w:rPr>
          <w:rFonts w:ascii="微软雅黑" w:eastAsia="微软雅黑" w:hAnsi="微软雅黑"/>
        </w:rPr>
        <w:t>所有菜单项，点击</w:t>
      </w:r>
      <w:r w:rsidRPr="00BD7742">
        <w:rPr>
          <w:rFonts w:ascii="微软雅黑" w:eastAsia="微软雅黑" w:hAnsi="微软雅黑" w:hint="eastAsia"/>
        </w:rPr>
        <w:t>“收起”按钮</w:t>
      </w:r>
      <w:r w:rsidRPr="00BD7742">
        <w:rPr>
          <w:rFonts w:ascii="微软雅黑" w:eastAsia="微软雅黑" w:hAnsi="微软雅黑"/>
        </w:rPr>
        <w:t>，收起相应的二级菜单</w:t>
      </w:r>
      <w:r w:rsidRPr="00BD7742">
        <w:rPr>
          <w:rFonts w:ascii="微软雅黑" w:eastAsia="微软雅黑" w:hAnsi="微软雅黑" w:hint="eastAsia"/>
        </w:rPr>
        <w:t>，</w:t>
      </w:r>
      <w:r w:rsidRPr="00BD7742">
        <w:rPr>
          <w:rFonts w:ascii="微软雅黑" w:eastAsia="微软雅黑" w:hAnsi="微软雅黑"/>
        </w:rPr>
        <w:t>按钮变为“</w:t>
      </w:r>
      <w:r w:rsidRPr="00BD7742">
        <w:rPr>
          <w:rFonts w:ascii="微软雅黑" w:eastAsia="微软雅黑" w:hAnsi="微软雅黑" w:hint="eastAsia"/>
        </w:rPr>
        <w:t>展开</w:t>
      </w:r>
      <w:r w:rsidRPr="00BD7742">
        <w:rPr>
          <w:rFonts w:ascii="微软雅黑" w:eastAsia="微软雅黑" w:hAnsi="微软雅黑"/>
        </w:rPr>
        <w:t>”</w:t>
      </w:r>
    </w:p>
    <w:p w:rsidR="001C308F" w:rsidRPr="00BD7742" w:rsidRDefault="001C308F" w:rsidP="001C308F">
      <w:pPr>
        <w:pStyle w:val="afffc"/>
        <w:ind w:left="120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没有</w:t>
      </w:r>
      <w:r w:rsidRPr="00BD7742">
        <w:rPr>
          <w:rFonts w:ascii="微软雅黑" w:eastAsia="微软雅黑" w:hAnsi="微软雅黑"/>
        </w:rPr>
        <w:t>二级菜单，则不显示“</w:t>
      </w:r>
      <w:r w:rsidRPr="00BD7742">
        <w:rPr>
          <w:rFonts w:ascii="微软雅黑" w:eastAsia="微软雅黑" w:hAnsi="微软雅黑" w:hint="eastAsia"/>
        </w:rPr>
        <w:t>收起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按钮</w:t>
      </w:r>
    </w:p>
    <w:p w:rsidR="001C308F" w:rsidRPr="00BD7742" w:rsidRDefault="001C308F" w:rsidP="001C308F">
      <w:pPr>
        <w:pStyle w:val="afffc"/>
        <w:ind w:left="120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5BDA130D" wp14:editId="5819CBC3">
            <wp:extent cx="3033726" cy="2071416"/>
            <wp:effectExtent l="0" t="0" r="0" b="508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3545" cy="20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8F" w:rsidRPr="00BD7742" w:rsidRDefault="001C308F" w:rsidP="00C02C91">
      <w:pPr>
        <w:pStyle w:val="afffc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点击</w:t>
      </w:r>
      <w:r w:rsidRPr="00BD7742">
        <w:rPr>
          <w:rFonts w:ascii="微软雅黑" w:eastAsia="微软雅黑" w:hAnsi="微软雅黑"/>
        </w:rPr>
        <w:t>菜单项，</w:t>
      </w:r>
      <w:r w:rsidRPr="00BD7742">
        <w:rPr>
          <w:rFonts w:ascii="微软雅黑" w:eastAsia="微软雅黑" w:hAnsi="微软雅黑" w:hint="eastAsia"/>
        </w:rPr>
        <w:t>则对应</w:t>
      </w:r>
      <w:r w:rsidRPr="00BD7742">
        <w:rPr>
          <w:rFonts w:ascii="微软雅黑" w:eastAsia="微软雅黑" w:hAnsi="微软雅黑"/>
        </w:rPr>
        <w:t>的菜单项呈选中状态，</w:t>
      </w:r>
      <w:r w:rsidRPr="00BD7742">
        <w:rPr>
          <w:rFonts w:ascii="微软雅黑" w:eastAsia="微软雅黑" w:hAnsi="微软雅黑" w:hint="eastAsia"/>
        </w:rPr>
        <w:t>内容区</w:t>
      </w:r>
      <w:r w:rsidRPr="00BD7742">
        <w:rPr>
          <w:rFonts w:ascii="微软雅黑" w:eastAsia="微软雅黑" w:hAnsi="微软雅黑"/>
        </w:rPr>
        <w:t>显示</w:t>
      </w:r>
      <w:r w:rsidRPr="00BD7742">
        <w:rPr>
          <w:rFonts w:ascii="微软雅黑" w:eastAsia="微软雅黑" w:hAnsi="微软雅黑" w:hint="eastAsia"/>
        </w:rPr>
        <w:t>相应的</w:t>
      </w:r>
      <w:r w:rsidRPr="00BD7742">
        <w:rPr>
          <w:rFonts w:ascii="微软雅黑" w:eastAsia="微软雅黑" w:hAnsi="微软雅黑"/>
        </w:rPr>
        <w:t>内容</w:t>
      </w:r>
    </w:p>
    <w:p w:rsidR="001C308F" w:rsidRPr="00BD7742" w:rsidRDefault="001C308F" w:rsidP="001C308F">
      <w:pPr>
        <w:pStyle w:val="afffc"/>
        <w:ind w:left="120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0AAE336" wp14:editId="66DB739E">
            <wp:extent cx="2818984" cy="2369500"/>
            <wp:effectExtent l="0" t="0" r="63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392" cy="240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4A" w:rsidRPr="00BD7742" w:rsidRDefault="0065394A" w:rsidP="001C308F">
      <w:pPr>
        <w:pStyle w:val="afffc"/>
        <w:ind w:left="1200" w:firstLineChars="0" w:firstLine="0"/>
        <w:rPr>
          <w:rFonts w:ascii="微软雅黑" w:eastAsia="微软雅黑" w:hAnsi="微软雅黑"/>
        </w:rPr>
      </w:pPr>
    </w:p>
    <w:p w:rsidR="001C308F" w:rsidRPr="00BD7742" w:rsidRDefault="001C308F" w:rsidP="0065394A">
      <w:pPr>
        <w:pStyle w:val="3"/>
        <w:rPr>
          <w:rFonts w:ascii="微软雅黑" w:hAnsi="微软雅黑"/>
        </w:rPr>
      </w:pPr>
      <w:r w:rsidRPr="00BD7742">
        <w:rPr>
          <w:rFonts w:ascii="微软雅黑" w:hAnsi="微软雅黑" w:hint="eastAsia"/>
        </w:rPr>
        <w:t>导航栏</w:t>
      </w:r>
    </w:p>
    <w:p w:rsidR="001C308F" w:rsidRPr="00BD7742" w:rsidRDefault="001C308F" w:rsidP="001C308F">
      <w:pPr>
        <w:ind w:firstLine="84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0BEF6EE9" wp14:editId="7B7E9371">
            <wp:extent cx="5142478" cy="1082938"/>
            <wp:effectExtent l="0" t="0" r="1270" b="317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9409" cy="109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8F" w:rsidRPr="00BD7742" w:rsidRDefault="001C308F" w:rsidP="001C308F">
      <w:pPr>
        <w:ind w:firstLine="84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导航</w:t>
      </w:r>
      <w:r w:rsidRPr="00BD7742">
        <w:rPr>
          <w:rFonts w:ascii="微软雅黑" w:eastAsia="微软雅黑" w:hAnsi="微软雅黑"/>
        </w:rPr>
        <w:t>栏包含</w:t>
      </w:r>
      <w:r w:rsidRPr="00BD7742">
        <w:rPr>
          <w:rFonts w:ascii="微软雅黑" w:eastAsia="微软雅黑" w:hAnsi="微软雅黑" w:hint="eastAsia"/>
        </w:rPr>
        <w:t>面包屑导航、</w:t>
      </w:r>
      <w:r w:rsidRPr="00BD7742">
        <w:rPr>
          <w:rFonts w:ascii="微软雅黑" w:eastAsia="微软雅黑" w:hAnsi="微软雅黑"/>
        </w:rPr>
        <w:t>当前页面的操作按钮</w:t>
      </w:r>
      <w:r w:rsidRPr="00BD7742">
        <w:rPr>
          <w:rFonts w:ascii="微软雅黑" w:eastAsia="微软雅黑" w:hAnsi="微软雅黑" w:hint="eastAsia"/>
        </w:rPr>
        <w:t>。</w:t>
      </w:r>
    </w:p>
    <w:p w:rsidR="001C308F" w:rsidRPr="00BD7742" w:rsidRDefault="001C308F" w:rsidP="00C02C91">
      <w:pPr>
        <w:pStyle w:val="afffc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左侧显示面包屑导航，即到当前页面所经过路径页面；</w:t>
      </w:r>
    </w:p>
    <w:p w:rsidR="001C308F" w:rsidRPr="00BD7742" w:rsidRDefault="001C308F" w:rsidP="001C308F">
      <w:pPr>
        <w:pStyle w:val="afffc"/>
        <w:ind w:left="120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其中，最后一项为当前页面，不可点击；当前页面之前的页面显示颜色区别于当前页面，点击即跳转；</w:t>
      </w:r>
    </w:p>
    <w:p w:rsidR="001C308F" w:rsidRPr="00BD7742" w:rsidRDefault="001C308F" w:rsidP="001C308F">
      <w:pPr>
        <w:pStyle w:val="afffc"/>
        <w:ind w:left="120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点击面包屑导航跳转或点击返回时，恢复到前一页面进来时的列表位置。</w:t>
      </w:r>
    </w:p>
    <w:p w:rsidR="001C308F" w:rsidRPr="00BD7742" w:rsidRDefault="001C308F" w:rsidP="00C02C91">
      <w:pPr>
        <w:pStyle w:val="afffc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右侧显示此页面的操作按钮，靠右对齐；</w:t>
      </w:r>
    </w:p>
    <w:p w:rsidR="001C308F" w:rsidRPr="00BD7742" w:rsidRDefault="001C308F" w:rsidP="001C308F">
      <w:pPr>
        <w:pStyle w:val="afffc"/>
        <w:ind w:left="120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如</w:t>
      </w:r>
      <w:r w:rsidRPr="00BD7742">
        <w:rPr>
          <w:rFonts w:ascii="微软雅黑" w:eastAsia="微软雅黑" w:hAnsi="微软雅黑"/>
        </w:rPr>
        <w:t>该页面无</w:t>
      </w:r>
      <w:r w:rsidRPr="00BD7742">
        <w:rPr>
          <w:rFonts w:ascii="微软雅黑" w:eastAsia="微软雅黑" w:hAnsi="微软雅黑" w:hint="eastAsia"/>
        </w:rPr>
        <w:t>此</w:t>
      </w:r>
      <w:r w:rsidRPr="00BD7742">
        <w:rPr>
          <w:rFonts w:ascii="微软雅黑" w:eastAsia="微软雅黑" w:hAnsi="微软雅黑"/>
        </w:rPr>
        <w:t>按钮，则不显示</w:t>
      </w:r>
      <w:r w:rsidRPr="00BD7742">
        <w:rPr>
          <w:rFonts w:ascii="微软雅黑" w:eastAsia="微软雅黑" w:hAnsi="微软雅黑" w:hint="eastAsia"/>
        </w:rPr>
        <w:t>。</w:t>
      </w:r>
    </w:p>
    <w:p w:rsidR="001C308F" w:rsidRPr="00BD7742" w:rsidRDefault="001C308F" w:rsidP="0065394A">
      <w:pPr>
        <w:pStyle w:val="2"/>
        <w:tabs>
          <w:tab w:val="left" w:pos="3321"/>
        </w:tabs>
        <w:spacing w:before="156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</w:rPr>
        <w:br w:type="page"/>
      </w:r>
      <w:r w:rsidR="0065394A" w:rsidRPr="00BD7742">
        <w:rPr>
          <w:rFonts w:ascii="微软雅黑" w:eastAsia="微软雅黑" w:hAnsi="微软雅黑" w:hint="eastAsia"/>
        </w:rPr>
        <w:lastRenderedPageBreak/>
        <w:t>内容区</w:t>
      </w:r>
    </w:p>
    <w:p w:rsidR="007C0458" w:rsidRPr="00BD7742" w:rsidRDefault="009D5FA5" w:rsidP="007C0458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调研卡片</w:t>
      </w:r>
    </w:p>
    <w:p w:rsidR="00D0173A" w:rsidRDefault="00EA20C4" w:rsidP="00D0173A">
      <w:pPr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</w:rPr>
        <w:object w:dxaOrig="22590" w:dyaOrig="143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6.5pt;height:341.5pt" o:ole="">
            <v:imagedata r:id="rId31" o:title=""/>
          </v:shape>
          <o:OLEObject Type="Embed" ProgID="Visio.Drawing.15" ShapeID="_x0000_i1025" DrawAspect="Content" ObjectID="_1619439878" r:id="rId32"/>
        </w:object>
      </w:r>
    </w:p>
    <w:p w:rsidR="007C0458" w:rsidRPr="00BD7742" w:rsidRDefault="007C0458" w:rsidP="007C0458">
      <w:pPr>
        <w:pStyle w:val="4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lastRenderedPageBreak/>
        <w:t>卡片</w:t>
      </w:r>
      <w:r w:rsidRPr="00BD7742">
        <w:rPr>
          <w:rFonts w:ascii="微软雅黑" w:eastAsia="微软雅黑" w:hAnsi="微软雅黑"/>
        </w:rPr>
        <w:t>管理</w:t>
      </w:r>
      <w:r w:rsidR="009D5FA5">
        <w:rPr>
          <w:rFonts w:ascii="微软雅黑" w:eastAsia="微软雅黑" w:hAnsi="微软雅黑" w:hint="eastAsia"/>
        </w:rPr>
        <w:t>列表</w:t>
      </w:r>
    </w:p>
    <w:p w:rsidR="007C0458" w:rsidRPr="00BD7742" w:rsidRDefault="00E2210E" w:rsidP="007C0458">
      <w:pPr>
        <w:rPr>
          <w:rFonts w:ascii="微软雅黑" w:eastAsia="微软雅黑" w:hAnsi="微软雅黑"/>
        </w:rPr>
      </w:pPr>
      <w:del w:id="33" w:author="AutoBVT" w:date="2019-05-10T11:10:00Z">
        <w:r w:rsidDel="0061703E">
          <w:rPr>
            <w:noProof/>
          </w:rPr>
          <w:drawing>
            <wp:inline distT="0" distB="0" distL="0" distR="0" wp14:anchorId="41EB5C19" wp14:editId="7D390345">
              <wp:extent cx="6320498" cy="3848100"/>
              <wp:effectExtent l="0" t="0" r="4445" b="0"/>
              <wp:docPr id="52" name="图片 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22645" cy="384940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4" w:author="AutoBVT" w:date="2019-05-10T11:11:00Z">
        <w:r w:rsidR="0061703E">
          <w:rPr>
            <w:noProof/>
          </w:rPr>
          <w:drawing>
            <wp:inline distT="0" distB="0" distL="0" distR="0" wp14:anchorId="66D5D274" wp14:editId="20FE836C">
              <wp:extent cx="6645910" cy="4147820"/>
              <wp:effectExtent l="0" t="0" r="2540" b="5080"/>
              <wp:docPr id="1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41478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C0458" w:rsidRPr="00BD7742" w:rsidRDefault="007C0458" w:rsidP="007C0458">
      <w:pPr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卡片管理</w:t>
      </w:r>
      <w:r w:rsidRPr="00BD7742">
        <w:rPr>
          <w:rFonts w:ascii="微软雅黑" w:eastAsia="微软雅黑" w:hAnsi="微软雅黑"/>
        </w:rPr>
        <w:t>显示</w:t>
      </w:r>
      <w:r w:rsidRPr="00BD7742">
        <w:rPr>
          <w:rFonts w:ascii="微软雅黑" w:eastAsia="微软雅黑" w:hAnsi="微软雅黑" w:hint="eastAsia"/>
        </w:rPr>
        <w:t>卡片</w:t>
      </w:r>
      <w:r w:rsidRPr="00BD7742">
        <w:rPr>
          <w:rFonts w:ascii="微软雅黑" w:eastAsia="微软雅黑" w:hAnsi="微软雅黑"/>
        </w:rPr>
        <w:t>列表，提供</w:t>
      </w:r>
      <w:r w:rsidRPr="00BD7742">
        <w:rPr>
          <w:rFonts w:ascii="微软雅黑" w:eastAsia="微软雅黑" w:hAnsi="微软雅黑" w:hint="eastAsia"/>
        </w:rPr>
        <w:t>卡片</w:t>
      </w:r>
      <w:r w:rsidRPr="00BD7742">
        <w:rPr>
          <w:rFonts w:ascii="微软雅黑" w:eastAsia="微软雅黑" w:hAnsi="微软雅黑"/>
        </w:rPr>
        <w:t>状态查看、</w:t>
      </w:r>
      <w:r w:rsidRPr="00BD7742">
        <w:rPr>
          <w:rFonts w:ascii="微软雅黑" w:eastAsia="微软雅黑" w:hAnsi="微软雅黑" w:hint="eastAsia"/>
        </w:rPr>
        <w:t>查询、</w:t>
      </w:r>
      <w:r w:rsidRPr="00BD7742">
        <w:rPr>
          <w:rFonts w:ascii="微软雅黑" w:eastAsia="微软雅黑" w:hAnsi="微软雅黑"/>
        </w:rPr>
        <w:t>跳转</w:t>
      </w:r>
      <w:r w:rsidRPr="00BD7742">
        <w:rPr>
          <w:rFonts w:ascii="微软雅黑" w:eastAsia="微软雅黑" w:hAnsi="微软雅黑" w:hint="eastAsia"/>
        </w:rPr>
        <w:t>操作</w:t>
      </w:r>
      <w:r w:rsidRPr="00BD7742">
        <w:rPr>
          <w:rFonts w:ascii="微软雅黑" w:eastAsia="微软雅黑" w:hAnsi="微软雅黑"/>
        </w:rPr>
        <w:t>的入口等。</w:t>
      </w:r>
    </w:p>
    <w:p w:rsidR="007C0458" w:rsidRPr="00BD7742" w:rsidRDefault="007C0458" w:rsidP="00C02C91">
      <w:pPr>
        <w:pStyle w:val="afffc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列表上方为搜索与筛选；</w:t>
      </w:r>
    </w:p>
    <w:p w:rsidR="007C0458" w:rsidRPr="00BD7742" w:rsidRDefault="007C0458" w:rsidP="007C0458">
      <w:pPr>
        <w:pStyle w:val="afffc"/>
        <w:ind w:left="36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0F3F6641" wp14:editId="0E428C94">
            <wp:extent cx="5441950" cy="676994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2867" cy="6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58" w:rsidRPr="00BD7742" w:rsidRDefault="007C0458" w:rsidP="007C0458">
      <w:pPr>
        <w:pStyle w:val="afffc"/>
        <w:ind w:left="36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如设置了筛选项，在执行搜索时，输入的关键字与筛选结果取交集；</w:t>
      </w:r>
    </w:p>
    <w:p w:rsidR="007C0458" w:rsidRPr="00BD7742" w:rsidRDefault="007C0458" w:rsidP="007C0458">
      <w:pPr>
        <w:pStyle w:val="afffc"/>
        <w:ind w:left="36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未设置</w:t>
      </w:r>
      <w:r w:rsidRPr="00BD7742">
        <w:rPr>
          <w:rFonts w:ascii="微软雅黑" w:eastAsia="微软雅黑" w:hAnsi="微软雅黑"/>
        </w:rPr>
        <w:t>条件筛选</w:t>
      </w:r>
      <w:r w:rsidRPr="00BD7742">
        <w:rPr>
          <w:rFonts w:ascii="微软雅黑" w:eastAsia="微软雅黑" w:hAnsi="微软雅黑" w:hint="eastAsia"/>
        </w:rPr>
        <w:t>时，显示全部搜索内容。</w:t>
      </w:r>
    </w:p>
    <w:p w:rsidR="007C0458" w:rsidRPr="00BD7742" w:rsidRDefault="007C0458" w:rsidP="007C0458">
      <w:pPr>
        <w:pStyle w:val="afffc"/>
        <w:ind w:left="36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搜索</w:t>
      </w:r>
      <w:r w:rsidRPr="00BD7742">
        <w:rPr>
          <w:rFonts w:ascii="微软雅黑" w:eastAsia="微软雅黑" w:hAnsi="微软雅黑"/>
        </w:rPr>
        <w:t>需要支持</w:t>
      </w:r>
      <w:r w:rsidRPr="00BD7742">
        <w:rPr>
          <w:rFonts w:ascii="微软雅黑" w:eastAsia="微软雅黑" w:hAnsi="微软雅黑" w:hint="eastAsia"/>
        </w:rPr>
        <w:t>模糊</w:t>
      </w:r>
      <w:r w:rsidRPr="00BD7742">
        <w:rPr>
          <w:rFonts w:ascii="微软雅黑" w:eastAsia="微软雅黑" w:hAnsi="微软雅黑"/>
        </w:rPr>
        <w:t>搜索。</w:t>
      </w:r>
    </w:p>
    <w:p w:rsidR="007C0458" w:rsidRPr="00BD7742" w:rsidRDefault="007C0458" w:rsidP="007C0458">
      <w:pPr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2</w:t>
      </w:r>
      <w:r w:rsidRPr="00BD7742">
        <w:rPr>
          <w:rFonts w:ascii="微软雅黑" w:eastAsia="微软雅黑" w:hAnsi="微软雅黑"/>
        </w:rPr>
        <w:t>.</w:t>
      </w:r>
      <w:r w:rsidRPr="00BD7742">
        <w:rPr>
          <w:rFonts w:ascii="微软雅黑" w:eastAsia="微软雅黑" w:hAnsi="微软雅黑" w:hint="eastAsia"/>
        </w:rPr>
        <w:t>列表</w:t>
      </w:r>
      <w:r w:rsidRPr="00BD7742">
        <w:rPr>
          <w:rFonts w:ascii="微软雅黑" w:eastAsia="微软雅黑" w:hAnsi="微软雅黑"/>
        </w:rPr>
        <w:t>下方为</w:t>
      </w:r>
      <w:r w:rsidRPr="00BD7742">
        <w:rPr>
          <w:rFonts w:ascii="微软雅黑" w:eastAsia="微软雅黑" w:hAnsi="微软雅黑" w:hint="eastAsia"/>
        </w:rPr>
        <w:t>翻页</w:t>
      </w:r>
      <w:r w:rsidRPr="00BD7742">
        <w:rPr>
          <w:rFonts w:ascii="微软雅黑" w:eastAsia="微软雅黑" w:hAnsi="微软雅黑"/>
        </w:rPr>
        <w:t>。</w:t>
      </w:r>
    </w:p>
    <w:p w:rsidR="007C0458" w:rsidRPr="00BD7742" w:rsidRDefault="006B4F33" w:rsidP="007C0458">
      <w:pPr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</w:rPr>
        <w:t>3</w:t>
      </w:r>
      <w:r w:rsidR="007C0458" w:rsidRPr="00BD7742">
        <w:rPr>
          <w:rFonts w:ascii="微软雅黑" w:eastAsia="微软雅黑" w:hAnsi="微软雅黑"/>
        </w:rPr>
        <w:t>.</w:t>
      </w:r>
      <w:r w:rsidR="007C0458" w:rsidRPr="00BD7742">
        <w:rPr>
          <w:rFonts w:ascii="微软雅黑" w:eastAsia="微软雅黑" w:hAnsi="微软雅黑" w:hint="eastAsia"/>
        </w:rPr>
        <w:t>列表</w:t>
      </w:r>
      <w:r w:rsidR="007C0458" w:rsidRPr="00BD7742">
        <w:rPr>
          <w:rFonts w:ascii="微软雅黑" w:eastAsia="微软雅黑" w:hAnsi="微软雅黑"/>
        </w:rPr>
        <w:t>首行为</w:t>
      </w:r>
      <w:r w:rsidR="007C0458" w:rsidRPr="00BD7742">
        <w:rPr>
          <w:rFonts w:ascii="微软雅黑" w:eastAsia="微软雅黑" w:hAnsi="微软雅黑" w:hint="eastAsia"/>
        </w:rPr>
        <w:t>列表</w:t>
      </w:r>
      <w:r w:rsidR="007C0458" w:rsidRPr="00BD7742">
        <w:rPr>
          <w:rFonts w:ascii="微软雅黑" w:eastAsia="微软雅黑" w:hAnsi="微软雅黑"/>
        </w:rPr>
        <w:t>项。</w:t>
      </w:r>
    </w:p>
    <w:tbl>
      <w:tblPr>
        <w:tblStyle w:val="affff0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403"/>
        <w:gridCol w:w="3761"/>
        <w:gridCol w:w="1418"/>
        <w:gridCol w:w="1275"/>
        <w:gridCol w:w="1379"/>
      </w:tblGrid>
      <w:tr w:rsidR="007C0458" w:rsidRPr="00BD7742" w:rsidTr="00962897">
        <w:tc>
          <w:tcPr>
            <w:tcW w:w="1403" w:type="dxa"/>
            <w:shd w:val="clear" w:color="auto" w:fill="D9D9D9" w:themeFill="background1" w:themeFillShade="D9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 w:hint="eastAsia"/>
              </w:rPr>
              <w:t>列表项</w:t>
            </w:r>
          </w:p>
        </w:tc>
        <w:tc>
          <w:tcPr>
            <w:tcW w:w="3761" w:type="dxa"/>
            <w:shd w:val="clear" w:color="auto" w:fill="D9D9D9" w:themeFill="background1" w:themeFillShade="D9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 w:hint="eastAsia"/>
              </w:rPr>
              <w:t>说明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 w:hint="eastAsia"/>
              </w:rPr>
              <w:t>是否</w:t>
            </w:r>
            <w:r w:rsidRPr="00BD7742">
              <w:rPr>
                <w:rFonts w:ascii="微软雅黑" w:eastAsia="微软雅黑" w:hAnsi="微软雅黑"/>
              </w:rPr>
              <w:t>可排序</w:t>
            </w:r>
          </w:p>
        </w:tc>
        <w:tc>
          <w:tcPr>
            <w:tcW w:w="1275" w:type="dxa"/>
            <w:shd w:val="clear" w:color="auto" w:fill="D9D9D9" w:themeFill="background1" w:themeFillShade="D9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 w:hint="eastAsia"/>
              </w:rPr>
              <w:t>是否</w:t>
            </w:r>
            <w:r w:rsidRPr="00BD7742">
              <w:rPr>
                <w:rFonts w:ascii="微软雅黑" w:eastAsia="微软雅黑" w:hAnsi="微软雅黑"/>
              </w:rPr>
              <w:t>可筛选</w:t>
            </w:r>
          </w:p>
        </w:tc>
        <w:tc>
          <w:tcPr>
            <w:tcW w:w="1379" w:type="dxa"/>
            <w:shd w:val="clear" w:color="auto" w:fill="D9D9D9" w:themeFill="background1" w:themeFillShade="D9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 w:hint="eastAsia"/>
              </w:rPr>
              <w:t>是否可</w:t>
            </w:r>
            <w:r w:rsidRPr="00BD7742">
              <w:rPr>
                <w:rFonts w:ascii="微软雅黑" w:eastAsia="微软雅黑" w:hAnsi="微软雅黑"/>
              </w:rPr>
              <w:t>搜索</w:t>
            </w:r>
          </w:p>
        </w:tc>
      </w:tr>
      <w:tr w:rsidR="007C0458" w:rsidRPr="00BD7742" w:rsidTr="00962897">
        <w:trPr>
          <w:trHeight w:val="227"/>
        </w:trPr>
        <w:tc>
          <w:tcPr>
            <w:tcW w:w="1403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 w:hint="eastAsia"/>
              </w:rPr>
              <w:t>ID</w:t>
            </w:r>
          </w:p>
        </w:tc>
        <w:tc>
          <w:tcPr>
            <w:tcW w:w="3761" w:type="dxa"/>
          </w:tcPr>
          <w:p w:rsidR="007C0458" w:rsidRPr="00BD7742" w:rsidRDefault="007C0458" w:rsidP="003362BA">
            <w:pPr>
              <w:pStyle w:val="afffc"/>
              <w:ind w:firstLineChars="0" w:firstLine="0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/>
              </w:rPr>
              <w:t>新增时后台自动生成</w:t>
            </w:r>
          </w:p>
        </w:tc>
        <w:tc>
          <w:tcPr>
            <w:tcW w:w="1418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</w:rPr>
            </w:pPr>
            <w:r w:rsidRPr="00BD7742">
              <w:rPr>
                <w:rFonts w:ascii="微软雅黑" w:eastAsia="微软雅黑" w:hAnsi="微软雅黑" w:hint="eastAsia"/>
                <w:b/>
              </w:rPr>
              <w:t>√</w:t>
            </w:r>
          </w:p>
        </w:tc>
        <w:tc>
          <w:tcPr>
            <w:tcW w:w="1275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379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</w:p>
        </w:tc>
      </w:tr>
      <w:tr w:rsidR="007C0458" w:rsidRPr="00BD7742" w:rsidTr="00962897">
        <w:trPr>
          <w:trHeight w:val="227"/>
        </w:trPr>
        <w:tc>
          <w:tcPr>
            <w:tcW w:w="1403" w:type="dxa"/>
          </w:tcPr>
          <w:p w:rsidR="007C0458" w:rsidRPr="00BD7742" w:rsidRDefault="009D5FA5" w:rsidP="009D5FA5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调研主题</w:t>
            </w:r>
          </w:p>
        </w:tc>
        <w:tc>
          <w:tcPr>
            <w:tcW w:w="3761" w:type="dxa"/>
          </w:tcPr>
          <w:p w:rsidR="007C0458" w:rsidRPr="00BD7742" w:rsidRDefault="009D5FA5" w:rsidP="003362BA">
            <w:pPr>
              <w:pStyle w:val="afffc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新建</w:t>
            </w:r>
            <w:r>
              <w:rPr>
                <w:rFonts w:ascii="微软雅黑" w:eastAsia="微软雅黑" w:hAnsi="微软雅黑"/>
              </w:rPr>
              <w:t>时填写</w:t>
            </w:r>
          </w:p>
        </w:tc>
        <w:tc>
          <w:tcPr>
            <w:tcW w:w="1418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379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 w:hint="eastAsia"/>
                <w:b/>
              </w:rPr>
              <w:t>√</w:t>
            </w:r>
          </w:p>
        </w:tc>
      </w:tr>
      <w:tr w:rsidR="007C0458" w:rsidRPr="00BD7742" w:rsidTr="00962897">
        <w:trPr>
          <w:trHeight w:val="227"/>
        </w:trPr>
        <w:tc>
          <w:tcPr>
            <w:tcW w:w="1403" w:type="dxa"/>
          </w:tcPr>
          <w:p w:rsidR="007C0458" w:rsidRPr="00BD7742" w:rsidRDefault="002F2076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是否抽奖</w:t>
            </w:r>
          </w:p>
        </w:tc>
        <w:tc>
          <w:tcPr>
            <w:tcW w:w="3761" w:type="dxa"/>
          </w:tcPr>
          <w:p w:rsidR="007C0458" w:rsidRPr="00BD7742" w:rsidRDefault="002F2076" w:rsidP="003362BA">
            <w:pPr>
              <w:pStyle w:val="afffc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新建时选择</w:t>
            </w:r>
          </w:p>
        </w:tc>
        <w:tc>
          <w:tcPr>
            <w:tcW w:w="1418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 w:hint="eastAsia"/>
                <w:b/>
              </w:rPr>
              <w:t>√</w:t>
            </w:r>
          </w:p>
        </w:tc>
        <w:tc>
          <w:tcPr>
            <w:tcW w:w="1379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</w:p>
        </w:tc>
      </w:tr>
      <w:tr w:rsidR="007C0458" w:rsidRPr="00BD7742" w:rsidTr="00962897">
        <w:trPr>
          <w:trHeight w:val="340"/>
        </w:trPr>
        <w:tc>
          <w:tcPr>
            <w:tcW w:w="1403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 w:hint="eastAsia"/>
              </w:rPr>
              <w:t>状态</w:t>
            </w:r>
          </w:p>
        </w:tc>
        <w:tc>
          <w:tcPr>
            <w:tcW w:w="3761" w:type="dxa"/>
          </w:tcPr>
          <w:p w:rsidR="007C0458" w:rsidRPr="00BD7742" w:rsidRDefault="007C0458" w:rsidP="003362BA">
            <w:pPr>
              <w:pStyle w:val="afffc"/>
              <w:ind w:firstLineChars="0" w:firstLine="0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 w:hint="eastAsia"/>
              </w:rPr>
              <w:t>显示该卡片</w:t>
            </w:r>
            <w:r w:rsidRPr="00BD7742">
              <w:rPr>
                <w:rFonts w:ascii="微软雅黑" w:eastAsia="微软雅黑" w:hAnsi="微软雅黑"/>
              </w:rPr>
              <w:t xml:space="preserve">目前的状态 </w:t>
            </w:r>
          </w:p>
          <w:p w:rsidR="007C0458" w:rsidRPr="00BD7742" w:rsidRDefault="007C0458" w:rsidP="001E5994">
            <w:pPr>
              <w:pStyle w:val="afffc"/>
              <w:ind w:firstLineChars="0" w:firstLine="0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 w:hint="eastAsia"/>
                <w:sz w:val="15"/>
              </w:rPr>
              <w:t>有</w:t>
            </w:r>
            <w:r w:rsidR="001E5994">
              <w:rPr>
                <w:rFonts w:ascii="微软雅黑" w:eastAsia="微软雅黑" w:hAnsi="微软雅黑" w:hint="eastAsia"/>
                <w:sz w:val="15"/>
              </w:rPr>
              <w:t>草稿</w:t>
            </w:r>
            <w:r w:rsidR="00A846D8" w:rsidRPr="00BD7742">
              <w:rPr>
                <w:rFonts w:ascii="微软雅黑" w:eastAsia="微软雅黑" w:hAnsi="微软雅黑"/>
                <w:sz w:val="15"/>
              </w:rPr>
              <w:t>、</w:t>
            </w:r>
            <w:r w:rsidR="002F2076">
              <w:rPr>
                <w:rFonts w:ascii="微软雅黑" w:eastAsia="微软雅黑" w:hAnsi="微软雅黑" w:hint="eastAsia"/>
                <w:sz w:val="15"/>
              </w:rPr>
              <w:t>上线审核</w:t>
            </w:r>
            <w:r w:rsidR="00A846D8" w:rsidRPr="00BD7742">
              <w:rPr>
                <w:rFonts w:ascii="微软雅黑" w:eastAsia="微软雅黑" w:hAnsi="微软雅黑"/>
                <w:sz w:val="15"/>
              </w:rPr>
              <w:t>、</w:t>
            </w:r>
            <w:r w:rsidR="002F2076">
              <w:rPr>
                <w:rFonts w:ascii="微软雅黑" w:eastAsia="微软雅黑" w:hAnsi="微软雅黑" w:hint="eastAsia"/>
                <w:sz w:val="15"/>
              </w:rPr>
              <w:t>下线</w:t>
            </w:r>
            <w:r w:rsidR="002F2076">
              <w:rPr>
                <w:rFonts w:ascii="微软雅黑" w:eastAsia="微软雅黑" w:hAnsi="微软雅黑"/>
                <w:sz w:val="15"/>
              </w:rPr>
              <w:t>审核、禁用审核、</w:t>
            </w:r>
            <w:r w:rsidR="00A846D8" w:rsidRPr="00BD7742">
              <w:rPr>
                <w:rFonts w:ascii="微软雅黑" w:eastAsia="微软雅黑" w:hAnsi="微软雅黑" w:hint="eastAsia"/>
                <w:sz w:val="15"/>
              </w:rPr>
              <w:t>驳回</w:t>
            </w:r>
            <w:r w:rsidR="00A846D8" w:rsidRPr="00BD7742">
              <w:rPr>
                <w:rFonts w:ascii="微软雅黑" w:eastAsia="微软雅黑" w:hAnsi="微软雅黑"/>
                <w:sz w:val="15"/>
              </w:rPr>
              <w:t>、已上线、已下线</w:t>
            </w:r>
            <w:r w:rsidR="00A846D8" w:rsidRPr="00BD7742">
              <w:rPr>
                <w:rFonts w:ascii="微软雅黑" w:eastAsia="微软雅黑" w:hAnsi="微软雅黑" w:hint="eastAsia"/>
                <w:sz w:val="15"/>
              </w:rPr>
              <w:t>、</w:t>
            </w:r>
            <w:r w:rsidR="00A846D8" w:rsidRPr="00BD7742">
              <w:rPr>
                <w:rFonts w:ascii="微软雅黑" w:eastAsia="微软雅黑" w:hAnsi="微软雅黑"/>
                <w:sz w:val="15"/>
              </w:rPr>
              <w:t>已禁用</w:t>
            </w:r>
            <w:del w:id="35" w:author="AutoBVT" w:date="2019-05-10T11:05:00Z">
              <w:r w:rsidR="00CB1B11" w:rsidDel="00BB6AA6">
                <w:rPr>
                  <w:rFonts w:ascii="微软雅黑" w:eastAsia="微软雅黑" w:hAnsi="微软雅黑" w:hint="eastAsia"/>
                  <w:sz w:val="15"/>
                </w:rPr>
                <w:delText>、</w:delText>
              </w:r>
              <w:r w:rsidR="00CB1B11" w:rsidDel="00BB6AA6">
                <w:rPr>
                  <w:rFonts w:ascii="微软雅黑" w:eastAsia="微软雅黑" w:hAnsi="微软雅黑"/>
                  <w:sz w:val="15"/>
                </w:rPr>
                <w:delText>已退回</w:delText>
              </w:r>
            </w:del>
            <w:r w:rsidRPr="00BD7742">
              <w:rPr>
                <w:rFonts w:ascii="微软雅黑" w:eastAsia="微软雅黑" w:hAnsi="微软雅黑" w:hint="eastAsia"/>
                <w:sz w:val="15"/>
              </w:rPr>
              <w:t>状态</w:t>
            </w:r>
            <w:r w:rsidRPr="00BD7742">
              <w:rPr>
                <w:rFonts w:ascii="微软雅黑" w:eastAsia="微软雅黑" w:hAnsi="微软雅黑"/>
                <w:sz w:val="15"/>
              </w:rPr>
              <w:t>，以不同颜色显示区分，具体由视觉定义。</w:t>
            </w:r>
          </w:p>
        </w:tc>
        <w:tc>
          <w:tcPr>
            <w:tcW w:w="1418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 w:hint="eastAsia"/>
                <w:b/>
              </w:rPr>
              <w:t>√</w:t>
            </w:r>
          </w:p>
        </w:tc>
        <w:tc>
          <w:tcPr>
            <w:tcW w:w="1379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</w:p>
        </w:tc>
      </w:tr>
      <w:tr w:rsidR="007C0458" w:rsidRPr="00BD7742" w:rsidTr="00962897">
        <w:trPr>
          <w:trHeight w:val="227"/>
        </w:trPr>
        <w:tc>
          <w:tcPr>
            <w:tcW w:w="1403" w:type="dxa"/>
          </w:tcPr>
          <w:p w:rsidR="007C0458" w:rsidRPr="00BD7742" w:rsidRDefault="00034052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ins w:id="36" w:author="AutoBVT" w:date="2019-05-10T11:08:00Z">
              <w:r w:rsidRPr="00BD7742">
                <w:rPr>
                  <w:rFonts w:ascii="微软雅黑" w:eastAsia="微软雅黑" w:hAnsi="微软雅黑" w:hint="eastAsia"/>
                </w:rPr>
                <w:t>开始时间</w:t>
              </w:r>
            </w:ins>
            <w:del w:id="37" w:author="AutoBVT" w:date="2019-05-10T11:08:00Z">
              <w:r w:rsidR="007C0458" w:rsidRPr="00BD7742" w:rsidDel="00034052">
                <w:rPr>
                  <w:rFonts w:ascii="微软雅黑" w:eastAsia="微软雅黑" w:hAnsi="微软雅黑" w:hint="eastAsia"/>
                </w:rPr>
                <w:delText>修改时间</w:delText>
              </w:r>
            </w:del>
          </w:p>
        </w:tc>
        <w:tc>
          <w:tcPr>
            <w:tcW w:w="3761" w:type="dxa"/>
          </w:tcPr>
          <w:p w:rsidR="00034052" w:rsidRPr="00BD7742" w:rsidRDefault="00034052" w:rsidP="00034052">
            <w:pPr>
              <w:pStyle w:val="afffc"/>
              <w:ind w:firstLineChars="0" w:firstLine="0"/>
              <w:rPr>
                <w:ins w:id="38" w:author="AutoBVT" w:date="2019-05-10T11:08:00Z"/>
                <w:rFonts w:ascii="微软雅黑" w:eastAsia="微软雅黑" w:hAnsi="微软雅黑"/>
              </w:rPr>
            </w:pPr>
            <w:ins w:id="39" w:author="AutoBVT" w:date="2019-05-10T11:08:00Z">
              <w:r w:rsidRPr="00BD7742">
                <w:rPr>
                  <w:rFonts w:ascii="微软雅黑" w:eastAsia="微软雅黑" w:hAnsi="微软雅黑" w:hint="eastAsia"/>
                </w:rPr>
                <w:t>显示</w:t>
              </w:r>
              <w:r w:rsidRPr="00BD7742">
                <w:rPr>
                  <w:rFonts w:ascii="微软雅黑" w:eastAsia="微软雅黑" w:hAnsi="微软雅黑"/>
                </w:rPr>
                <w:t>该</w:t>
              </w:r>
              <w:r w:rsidRPr="00BD7742">
                <w:rPr>
                  <w:rFonts w:ascii="微软雅黑" w:eastAsia="微软雅黑" w:hAnsi="微软雅黑" w:hint="eastAsia"/>
                </w:rPr>
                <w:t>t</w:t>
              </w:r>
              <w:r w:rsidRPr="00BD7742">
                <w:rPr>
                  <w:rFonts w:ascii="微软雅黑" w:eastAsia="微软雅黑" w:hAnsi="微软雅黑"/>
                </w:rPr>
                <w:t xml:space="preserve">ips </w:t>
              </w:r>
              <w:r w:rsidRPr="00BD7742">
                <w:rPr>
                  <w:rFonts w:ascii="微软雅黑" w:eastAsia="微软雅黑" w:hAnsi="微软雅黑" w:hint="eastAsia"/>
                </w:rPr>
                <w:t>的开始</w:t>
              </w:r>
              <w:r w:rsidRPr="00BD7742">
                <w:rPr>
                  <w:rFonts w:ascii="微软雅黑" w:eastAsia="微软雅黑" w:hAnsi="微软雅黑"/>
                </w:rPr>
                <w:t>时间</w:t>
              </w:r>
            </w:ins>
          </w:p>
          <w:p w:rsidR="007C0458" w:rsidRPr="00BD7742" w:rsidDel="00034052" w:rsidRDefault="00034052" w:rsidP="00034052">
            <w:pPr>
              <w:pStyle w:val="afffc"/>
              <w:ind w:firstLineChars="0" w:firstLine="0"/>
              <w:rPr>
                <w:del w:id="40" w:author="AutoBVT" w:date="2019-05-10T11:08:00Z"/>
                <w:rFonts w:ascii="微软雅黑" w:eastAsia="微软雅黑" w:hAnsi="微软雅黑"/>
              </w:rPr>
            </w:pPr>
            <w:ins w:id="41" w:author="AutoBVT" w:date="2019-05-10T11:08:00Z">
              <w:r w:rsidRPr="00BD7742">
                <w:rPr>
                  <w:rFonts w:ascii="微软雅黑" w:eastAsia="微软雅黑" w:hAnsi="微软雅黑" w:hint="eastAsia"/>
                  <w:sz w:val="15"/>
                </w:rPr>
                <w:t>格式</w:t>
              </w:r>
              <w:r w:rsidRPr="00BD7742">
                <w:rPr>
                  <w:rFonts w:ascii="微软雅黑" w:eastAsia="微软雅黑" w:hAnsi="微软雅黑"/>
                  <w:sz w:val="15"/>
                </w:rPr>
                <w:t>为“</w:t>
              </w:r>
              <w:r w:rsidRPr="00BD7742">
                <w:rPr>
                  <w:rFonts w:ascii="微软雅黑" w:eastAsia="微软雅黑" w:hAnsi="微软雅黑" w:hint="eastAsia"/>
                  <w:sz w:val="15"/>
                </w:rPr>
                <w:t>年-月-日 具体时间</w:t>
              </w:r>
              <w:r w:rsidRPr="00BD7742">
                <w:rPr>
                  <w:rFonts w:ascii="微软雅黑" w:eastAsia="微软雅黑" w:hAnsi="微软雅黑"/>
                  <w:sz w:val="15"/>
                </w:rPr>
                <w:t>（</w:t>
              </w:r>
              <w:r w:rsidRPr="00BD7742">
                <w:rPr>
                  <w:rFonts w:ascii="微软雅黑" w:eastAsia="微软雅黑" w:hAnsi="微软雅黑" w:hint="eastAsia"/>
                  <w:sz w:val="15"/>
                </w:rPr>
                <w:t>24小时</w:t>
              </w:r>
              <w:r w:rsidRPr="00BD7742">
                <w:rPr>
                  <w:rFonts w:ascii="微软雅黑" w:eastAsia="微软雅黑" w:hAnsi="微软雅黑"/>
                  <w:sz w:val="15"/>
                </w:rPr>
                <w:t>制）”</w:t>
              </w:r>
              <w:r w:rsidRPr="00BD7742">
                <w:rPr>
                  <w:rFonts w:ascii="微软雅黑" w:eastAsia="微软雅黑" w:hAnsi="微软雅黑" w:hint="eastAsia"/>
                  <w:sz w:val="15"/>
                </w:rPr>
                <w:t>，如</w:t>
              </w:r>
              <w:r w:rsidRPr="00BD7742">
                <w:rPr>
                  <w:rFonts w:ascii="微软雅黑" w:eastAsia="微软雅黑" w:hAnsi="微软雅黑"/>
                  <w:sz w:val="15"/>
                </w:rPr>
                <w:t>：</w:t>
              </w:r>
              <w:r w:rsidRPr="00BD7742">
                <w:rPr>
                  <w:rFonts w:ascii="微软雅黑" w:eastAsia="微软雅黑" w:hAnsi="微软雅黑" w:hint="eastAsia"/>
                  <w:sz w:val="15"/>
                </w:rPr>
                <w:t>2018-10</w:t>
              </w:r>
              <w:r w:rsidRPr="00BD7742">
                <w:rPr>
                  <w:rFonts w:ascii="微软雅黑" w:eastAsia="微软雅黑" w:hAnsi="微软雅黑"/>
                  <w:sz w:val="15"/>
                </w:rPr>
                <w:t>-</w:t>
              </w:r>
              <w:r w:rsidRPr="00BD7742">
                <w:rPr>
                  <w:rFonts w:ascii="微软雅黑" w:eastAsia="微软雅黑" w:hAnsi="微软雅黑" w:hint="eastAsia"/>
                  <w:sz w:val="15"/>
                </w:rPr>
                <w:t>17</w:t>
              </w:r>
              <w:r w:rsidRPr="00BD7742">
                <w:rPr>
                  <w:rFonts w:ascii="微软雅黑" w:eastAsia="微软雅黑" w:hAnsi="微软雅黑"/>
                  <w:sz w:val="15"/>
                </w:rPr>
                <w:t xml:space="preserve">  </w:t>
              </w:r>
              <w:r w:rsidRPr="00BD7742">
                <w:rPr>
                  <w:rFonts w:ascii="微软雅黑" w:eastAsia="微软雅黑" w:hAnsi="微软雅黑" w:hint="eastAsia"/>
                  <w:sz w:val="15"/>
                </w:rPr>
                <w:t>21:22</w:t>
              </w:r>
            </w:ins>
            <w:del w:id="42" w:author="AutoBVT" w:date="2019-05-10T11:08:00Z">
              <w:r w:rsidR="007C0458" w:rsidRPr="00BD7742" w:rsidDel="00034052">
                <w:rPr>
                  <w:rFonts w:ascii="微软雅黑" w:eastAsia="微软雅黑" w:hAnsi="微软雅黑" w:hint="eastAsia"/>
                </w:rPr>
                <w:delText>显示</w:delText>
              </w:r>
              <w:r w:rsidR="007C0458" w:rsidRPr="00BD7742" w:rsidDel="00034052">
                <w:rPr>
                  <w:rFonts w:ascii="微软雅黑" w:eastAsia="微软雅黑" w:hAnsi="微软雅黑"/>
                </w:rPr>
                <w:delText>该卡片</w:delText>
              </w:r>
              <w:r w:rsidR="007C0458" w:rsidRPr="00BD7742" w:rsidDel="00034052">
                <w:rPr>
                  <w:rFonts w:ascii="微软雅黑" w:eastAsia="微软雅黑" w:hAnsi="微软雅黑" w:hint="eastAsia"/>
                </w:rPr>
                <w:delText>的修改</w:delText>
              </w:r>
              <w:r w:rsidR="007C0458" w:rsidRPr="00BD7742" w:rsidDel="00034052">
                <w:rPr>
                  <w:rFonts w:ascii="微软雅黑" w:eastAsia="微软雅黑" w:hAnsi="微软雅黑"/>
                </w:rPr>
                <w:delText>时间</w:delText>
              </w:r>
              <w:r w:rsidR="00A846D8" w:rsidRPr="00BD7742" w:rsidDel="00034052">
                <w:rPr>
                  <w:rFonts w:ascii="微软雅黑" w:eastAsia="微软雅黑" w:hAnsi="微软雅黑" w:hint="eastAsia"/>
                </w:rPr>
                <w:delText>，修改</w:delText>
              </w:r>
              <w:r w:rsidR="00A846D8" w:rsidRPr="00BD7742" w:rsidDel="00034052">
                <w:rPr>
                  <w:rFonts w:ascii="微软雅黑" w:eastAsia="微软雅黑" w:hAnsi="微软雅黑"/>
                </w:rPr>
                <w:delText>时间即状态</w:delText>
              </w:r>
              <w:r w:rsidR="00A846D8" w:rsidRPr="00BD7742" w:rsidDel="00034052">
                <w:rPr>
                  <w:rFonts w:ascii="微软雅黑" w:eastAsia="微软雅黑" w:hAnsi="微软雅黑" w:hint="eastAsia"/>
                </w:rPr>
                <w:delText>发生</w:delText>
              </w:r>
              <w:r w:rsidR="00A846D8" w:rsidRPr="00BD7742" w:rsidDel="00034052">
                <w:rPr>
                  <w:rFonts w:ascii="微软雅黑" w:eastAsia="微软雅黑" w:hAnsi="微软雅黑"/>
                </w:rPr>
                <w:delText>改变的时间</w:delText>
              </w:r>
            </w:del>
          </w:p>
          <w:p w:rsidR="007C0458" w:rsidRPr="00BD7742" w:rsidRDefault="007C0458" w:rsidP="003362BA">
            <w:pPr>
              <w:pStyle w:val="afffc"/>
              <w:ind w:firstLineChars="0" w:firstLine="0"/>
              <w:rPr>
                <w:rFonts w:ascii="微软雅黑" w:eastAsia="微软雅黑" w:hAnsi="微软雅黑"/>
              </w:rPr>
            </w:pPr>
            <w:del w:id="43" w:author="AutoBVT" w:date="2019-05-10T11:08:00Z">
              <w:r w:rsidRPr="00BD7742" w:rsidDel="00034052">
                <w:rPr>
                  <w:rFonts w:ascii="微软雅黑" w:eastAsia="微软雅黑" w:hAnsi="微软雅黑" w:hint="eastAsia"/>
                  <w:sz w:val="15"/>
                </w:rPr>
                <w:delText>格式</w:delText>
              </w:r>
              <w:r w:rsidRPr="00BD7742" w:rsidDel="00034052">
                <w:rPr>
                  <w:rFonts w:ascii="微软雅黑" w:eastAsia="微软雅黑" w:hAnsi="微软雅黑"/>
                  <w:sz w:val="15"/>
                </w:rPr>
                <w:delText>为“</w:delText>
              </w:r>
              <w:r w:rsidRPr="00BD7742" w:rsidDel="00034052">
                <w:rPr>
                  <w:rFonts w:ascii="微软雅黑" w:eastAsia="微软雅黑" w:hAnsi="微软雅黑" w:hint="eastAsia"/>
                  <w:sz w:val="15"/>
                </w:rPr>
                <w:delText>年-月-日 具体时间</w:delText>
              </w:r>
              <w:r w:rsidRPr="00BD7742" w:rsidDel="00034052">
                <w:rPr>
                  <w:rFonts w:ascii="微软雅黑" w:eastAsia="微软雅黑" w:hAnsi="微软雅黑"/>
                  <w:sz w:val="15"/>
                </w:rPr>
                <w:delText>（</w:delText>
              </w:r>
              <w:r w:rsidRPr="00BD7742" w:rsidDel="00034052">
                <w:rPr>
                  <w:rFonts w:ascii="微软雅黑" w:eastAsia="微软雅黑" w:hAnsi="微软雅黑" w:hint="eastAsia"/>
                  <w:sz w:val="15"/>
                </w:rPr>
                <w:delText>24小时</w:delText>
              </w:r>
              <w:r w:rsidRPr="00BD7742" w:rsidDel="00034052">
                <w:rPr>
                  <w:rFonts w:ascii="微软雅黑" w:eastAsia="微软雅黑" w:hAnsi="微软雅黑"/>
                  <w:sz w:val="15"/>
                </w:rPr>
                <w:delText>制）”</w:delText>
              </w:r>
              <w:r w:rsidRPr="00BD7742" w:rsidDel="00034052">
                <w:rPr>
                  <w:rFonts w:ascii="微软雅黑" w:eastAsia="微软雅黑" w:hAnsi="微软雅黑" w:hint="eastAsia"/>
                  <w:sz w:val="15"/>
                </w:rPr>
                <w:delText>，如</w:delText>
              </w:r>
              <w:r w:rsidRPr="00BD7742" w:rsidDel="00034052">
                <w:rPr>
                  <w:rFonts w:ascii="微软雅黑" w:eastAsia="微软雅黑" w:hAnsi="微软雅黑"/>
                  <w:sz w:val="15"/>
                </w:rPr>
                <w:delText>：</w:delText>
              </w:r>
              <w:r w:rsidRPr="00BD7742" w:rsidDel="00034052">
                <w:rPr>
                  <w:rFonts w:ascii="微软雅黑" w:eastAsia="微软雅黑" w:hAnsi="微软雅黑" w:hint="eastAsia"/>
                  <w:sz w:val="15"/>
                </w:rPr>
                <w:delText>2018-10</w:delText>
              </w:r>
              <w:r w:rsidRPr="00BD7742" w:rsidDel="00034052">
                <w:rPr>
                  <w:rFonts w:ascii="微软雅黑" w:eastAsia="微软雅黑" w:hAnsi="微软雅黑"/>
                  <w:sz w:val="15"/>
                </w:rPr>
                <w:delText>-</w:delText>
              </w:r>
              <w:r w:rsidRPr="00BD7742" w:rsidDel="00034052">
                <w:rPr>
                  <w:rFonts w:ascii="微软雅黑" w:eastAsia="微软雅黑" w:hAnsi="微软雅黑" w:hint="eastAsia"/>
                  <w:sz w:val="15"/>
                </w:rPr>
                <w:delText>17</w:delText>
              </w:r>
              <w:r w:rsidRPr="00BD7742" w:rsidDel="00034052">
                <w:rPr>
                  <w:rFonts w:ascii="微软雅黑" w:eastAsia="微软雅黑" w:hAnsi="微软雅黑"/>
                  <w:sz w:val="15"/>
                </w:rPr>
                <w:delText xml:space="preserve">  </w:delText>
              </w:r>
              <w:r w:rsidRPr="00BD7742" w:rsidDel="00034052">
                <w:rPr>
                  <w:rFonts w:ascii="微软雅黑" w:eastAsia="微软雅黑" w:hAnsi="微软雅黑" w:hint="eastAsia"/>
                  <w:sz w:val="15"/>
                </w:rPr>
                <w:delText>21:22</w:delText>
              </w:r>
            </w:del>
          </w:p>
        </w:tc>
        <w:tc>
          <w:tcPr>
            <w:tcW w:w="1418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 w:hint="eastAsia"/>
                <w:b/>
              </w:rPr>
              <w:t>√</w:t>
            </w:r>
          </w:p>
        </w:tc>
        <w:tc>
          <w:tcPr>
            <w:tcW w:w="1275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379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</w:p>
        </w:tc>
      </w:tr>
      <w:tr w:rsidR="00034052" w:rsidRPr="00BD7742" w:rsidTr="00962897">
        <w:trPr>
          <w:trHeight w:val="227"/>
          <w:ins w:id="44" w:author="AutoBVT" w:date="2019-05-10T11:08:00Z"/>
        </w:trPr>
        <w:tc>
          <w:tcPr>
            <w:tcW w:w="1403" w:type="dxa"/>
          </w:tcPr>
          <w:p w:rsidR="00034052" w:rsidRPr="00BD7742" w:rsidRDefault="00034052" w:rsidP="00034052">
            <w:pPr>
              <w:pStyle w:val="afffc"/>
              <w:ind w:firstLineChars="0" w:firstLine="0"/>
              <w:jc w:val="center"/>
              <w:rPr>
                <w:ins w:id="45" w:author="AutoBVT" w:date="2019-05-10T11:08:00Z"/>
                <w:rFonts w:ascii="微软雅黑" w:eastAsia="微软雅黑" w:hAnsi="微软雅黑"/>
              </w:rPr>
            </w:pPr>
            <w:ins w:id="46" w:author="AutoBVT" w:date="2019-05-10T11:08:00Z">
              <w:r>
                <w:rPr>
                  <w:rFonts w:ascii="微软雅黑" w:eastAsia="微软雅黑" w:hAnsi="微软雅黑" w:hint="eastAsia"/>
                </w:rPr>
                <w:t>结束</w:t>
              </w:r>
              <w:r w:rsidRPr="00BD7742">
                <w:rPr>
                  <w:rFonts w:ascii="微软雅黑" w:eastAsia="微软雅黑" w:hAnsi="微软雅黑" w:hint="eastAsia"/>
                </w:rPr>
                <w:t>时间</w:t>
              </w:r>
            </w:ins>
          </w:p>
        </w:tc>
        <w:tc>
          <w:tcPr>
            <w:tcW w:w="3761" w:type="dxa"/>
          </w:tcPr>
          <w:p w:rsidR="00034052" w:rsidRPr="00BD7742" w:rsidRDefault="00034052" w:rsidP="00034052">
            <w:pPr>
              <w:pStyle w:val="afffc"/>
              <w:ind w:firstLineChars="0" w:firstLine="0"/>
              <w:rPr>
                <w:ins w:id="47" w:author="AutoBVT" w:date="2019-05-10T11:08:00Z"/>
                <w:rFonts w:ascii="微软雅黑" w:eastAsia="微软雅黑" w:hAnsi="微软雅黑"/>
              </w:rPr>
            </w:pPr>
            <w:ins w:id="48" w:author="AutoBVT" w:date="2019-05-10T11:08:00Z">
              <w:r w:rsidRPr="00BD7742">
                <w:rPr>
                  <w:rFonts w:ascii="微软雅黑" w:eastAsia="微软雅黑" w:hAnsi="微软雅黑" w:hint="eastAsia"/>
                </w:rPr>
                <w:t>显示</w:t>
              </w:r>
              <w:r w:rsidRPr="00BD7742">
                <w:rPr>
                  <w:rFonts w:ascii="微软雅黑" w:eastAsia="微软雅黑" w:hAnsi="微软雅黑"/>
                </w:rPr>
                <w:t>该</w:t>
              </w:r>
              <w:r w:rsidRPr="00BD7742">
                <w:rPr>
                  <w:rFonts w:ascii="微软雅黑" w:eastAsia="微软雅黑" w:hAnsi="微软雅黑" w:hint="eastAsia"/>
                </w:rPr>
                <w:t>t</w:t>
              </w:r>
              <w:r w:rsidRPr="00BD7742">
                <w:rPr>
                  <w:rFonts w:ascii="微软雅黑" w:eastAsia="微软雅黑" w:hAnsi="微软雅黑"/>
                </w:rPr>
                <w:t xml:space="preserve">ips </w:t>
              </w:r>
              <w:r>
                <w:rPr>
                  <w:rFonts w:ascii="微软雅黑" w:eastAsia="微软雅黑" w:hAnsi="微软雅黑" w:hint="eastAsia"/>
                </w:rPr>
                <w:t>的结束</w:t>
              </w:r>
              <w:r w:rsidRPr="00BD7742">
                <w:rPr>
                  <w:rFonts w:ascii="微软雅黑" w:eastAsia="微软雅黑" w:hAnsi="微软雅黑"/>
                </w:rPr>
                <w:t>时间</w:t>
              </w:r>
            </w:ins>
          </w:p>
          <w:p w:rsidR="00034052" w:rsidRPr="00BD7742" w:rsidRDefault="00034052" w:rsidP="00034052">
            <w:pPr>
              <w:pStyle w:val="afffc"/>
              <w:ind w:firstLineChars="0" w:firstLine="0"/>
              <w:rPr>
                <w:ins w:id="49" w:author="AutoBVT" w:date="2019-05-10T11:08:00Z"/>
                <w:rFonts w:ascii="微软雅黑" w:eastAsia="微软雅黑" w:hAnsi="微软雅黑"/>
              </w:rPr>
            </w:pPr>
            <w:ins w:id="50" w:author="AutoBVT" w:date="2019-05-10T11:08:00Z">
              <w:r w:rsidRPr="00BD7742">
                <w:rPr>
                  <w:rFonts w:ascii="微软雅黑" w:eastAsia="微软雅黑" w:hAnsi="微软雅黑" w:hint="eastAsia"/>
                  <w:sz w:val="15"/>
                </w:rPr>
                <w:t>格式</w:t>
              </w:r>
              <w:r w:rsidRPr="00BD7742">
                <w:rPr>
                  <w:rFonts w:ascii="微软雅黑" w:eastAsia="微软雅黑" w:hAnsi="微软雅黑"/>
                  <w:sz w:val="15"/>
                </w:rPr>
                <w:t>为“</w:t>
              </w:r>
              <w:r w:rsidRPr="00BD7742">
                <w:rPr>
                  <w:rFonts w:ascii="微软雅黑" w:eastAsia="微软雅黑" w:hAnsi="微软雅黑" w:hint="eastAsia"/>
                  <w:sz w:val="15"/>
                </w:rPr>
                <w:t>年-月-日 具体时间</w:t>
              </w:r>
              <w:r w:rsidRPr="00BD7742">
                <w:rPr>
                  <w:rFonts w:ascii="微软雅黑" w:eastAsia="微软雅黑" w:hAnsi="微软雅黑"/>
                  <w:sz w:val="15"/>
                </w:rPr>
                <w:t>（</w:t>
              </w:r>
              <w:r w:rsidRPr="00BD7742">
                <w:rPr>
                  <w:rFonts w:ascii="微软雅黑" w:eastAsia="微软雅黑" w:hAnsi="微软雅黑" w:hint="eastAsia"/>
                  <w:sz w:val="15"/>
                </w:rPr>
                <w:t>24小时</w:t>
              </w:r>
              <w:r w:rsidRPr="00BD7742">
                <w:rPr>
                  <w:rFonts w:ascii="微软雅黑" w:eastAsia="微软雅黑" w:hAnsi="微软雅黑"/>
                  <w:sz w:val="15"/>
                </w:rPr>
                <w:t>制）”</w:t>
              </w:r>
              <w:r w:rsidRPr="00BD7742">
                <w:rPr>
                  <w:rFonts w:ascii="微软雅黑" w:eastAsia="微软雅黑" w:hAnsi="微软雅黑" w:hint="eastAsia"/>
                  <w:sz w:val="15"/>
                </w:rPr>
                <w:t>，如</w:t>
              </w:r>
              <w:r w:rsidRPr="00BD7742">
                <w:rPr>
                  <w:rFonts w:ascii="微软雅黑" w:eastAsia="微软雅黑" w:hAnsi="微软雅黑"/>
                  <w:sz w:val="15"/>
                </w:rPr>
                <w:t>：</w:t>
              </w:r>
              <w:r w:rsidRPr="00BD7742">
                <w:rPr>
                  <w:rFonts w:ascii="微软雅黑" w:eastAsia="微软雅黑" w:hAnsi="微软雅黑" w:hint="eastAsia"/>
                  <w:sz w:val="15"/>
                </w:rPr>
                <w:t>2018-10</w:t>
              </w:r>
              <w:r w:rsidRPr="00BD7742">
                <w:rPr>
                  <w:rFonts w:ascii="微软雅黑" w:eastAsia="微软雅黑" w:hAnsi="微软雅黑"/>
                  <w:sz w:val="15"/>
                </w:rPr>
                <w:t>-</w:t>
              </w:r>
              <w:r w:rsidRPr="00BD7742">
                <w:rPr>
                  <w:rFonts w:ascii="微软雅黑" w:eastAsia="微软雅黑" w:hAnsi="微软雅黑" w:hint="eastAsia"/>
                  <w:sz w:val="15"/>
                </w:rPr>
                <w:t>17</w:t>
              </w:r>
              <w:r w:rsidRPr="00BD7742">
                <w:rPr>
                  <w:rFonts w:ascii="微软雅黑" w:eastAsia="微软雅黑" w:hAnsi="微软雅黑"/>
                  <w:sz w:val="15"/>
                </w:rPr>
                <w:t xml:space="preserve">  </w:t>
              </w:r>
              <w:r w:rsidRPr="00BD7742">
                <w:rPr>
                  <w:rFonts w:ascii="微软雅黑" w:eastAsia="微软雅黑" w:hAnsi="微软雅黑" w:hint="eastAsia"/>
                  <w:sz w:val="15"/>
                </w:rPr>
                <w:t>21:22</w:t>
              </w:r>
            </w:ins>
          </w:p>
        </w:tc>
        <w:tc>
          <w:tcPr>
            <w:tcW w:w="1418" w:type="dxa"/>
          </w:tcPr>
          <w:p w:rsidR="00034052" w:rsidRPr="00BD7742" w:rsidRDefault="00034052" w:rsidP="00034052">
            <w:pPr>
              <w:pStyle w:val="afffc"/>
              <w:ind w:firstLineChars="0" w:firstLine="0"/>
              <w:jc w:val="center"/>
              <w:rPr>
                <w:ins w:id="51" w:author="AutoBVT" w:date="2019-05-10T11:08:00Z"/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</w:tcPr>
          <w:p w:rsidR="00034052" w:rsidRPr="00BD7742" w:rsidRDefault="00034052" w:rsidP="00034052">
            <w:pPr>
              <w:pStyle w:val="afffc"/>
              <w:ind w:firstLineChars="0" w:firstLine="0"/>
              <w:jc w:val="center"/>
              <w:rPr>
                <w:ins w:id="52" w:author="AutoBVT" w:date="2019-05-10T11:08:00Z"/>
                <w:rFonts w:ascii="微软雅黑" w:eastAsia="微软雅黑" w:hAnsi="微软雅黑"/>
              </w:rPr>
            </w:pPr>
          </w:p>
        </w:tc>
        <w:tc>
          <w:tcPr>
            <w:tcW w:w="1379" w:type="dxa"/>
          </w:tcPr>
          <w:p w:rsidR="00034052" w:rsidRPr="00BD7742" w:rsidRDefault="00034052" w:rsidP="00034052">
            <w:pPr>
              <w:pStyle w:val="afffc"/>
              <w:ind w:firstLineChars="0" w:firstLine="0"/>
              <w:jc w:val="center"/>
              <w:rPr>
                <w:ins w:id="53" w:author="AutoBVT" w:date="2019-05-10T11:08:00Z"/>
                <w:rFonts w:ascii="微软雅黑" w:eastAsia="微软雅黑" w:hAnsi="微软雅黑"/>
              </w:rPr>
            </w:pPr>
          </w:p>
        </w:tc>
      </w:tr>
      <w:tr w:rsidR="007C0458" w:rsidRPr="00BD7742" w:rsidTr="00962897">
        <w:trPr>
          <w:trHeight w:val="227"/>
        </w:trPr>
        <w:tc>
          <w:tcPr>
            <w:tcW w:w="1403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/>
              </w:rPr>
              <w:t>修改人</w:t>
            </w:r>
          </w:p>
        </w:tc>
        <w:tc>
          <w:tcPr>
            <w:tcW w:w="3761" w:type="dxa"/>
          </w:tcPr>
          <w:p w:rsidR="007C0458" w:rsidRPr="00BD7742" w:rsidRDefault="007C0458" w:rsidP="00A846D8">
            <w:pPr>
              <w:pStyle w:val="afffc"/>
              <w:ind w:firstLineChars="0" w:firstLine="0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 w:hint="eastAsia"/>
              </w:rPr>
              <w:t>显示上次</w:t>
            </w:r>
            <w:r w:rsidRPr="00BD7742">
              <w:rPr>
                <w:rFonts w:ascii="微软雅黑" w:eastAsia="微软雅黑" w:hAnsi="微软雅黑"/>
              </w:rPr>
              <w:t>对该卡片进行</w:t>
            </w:r>
            <w:r w:rsidRPr="00BD7742">
              <w:rPr>
                <w:rFonts w:ascii="微软雅黑" w:eastAsia="微软雅黑" w:hAnsi="微软雅黑" w:hint="eastAsia"/>
              </w:rPr>
              <w:t>操作</w:t>
            </w:r>
            <w:r w:rsidRPr="00BD7742">
              <w:rPr>
                <w:rFonts w:ascii="微软雅黑" w:eastAsia="微软雅黑" w:hAnsi="微软雅黑"/>
              </w:rPr>
              <w:t>的人员</w:t>
            </w:r>
            <w:r w:rsidRPr="00BD7742">
              <w:rPr>
                <w:rFonts w:ascii="微软雅黑" w:eastAsia="微软雅黑" w:hAnsi="微软雅黑" w:hint="eastAsia"/>
              </w:rPr>
              <w:t>名称</w:t>
            </w:r>
          </w:p>
        </w:tc>
        <w:tc>
          <w:tcPr>
            <w:tcW w:w="1418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</w:rPr>
            </w:pPr>
            <w:r w:rsidRPr="00BD7742">
              <w:rPr>
                <w:rFonts w:ascii="微软雅黑" w:eastAsia="微软雅黑" w:hAnsi="微软雅黑" w:hint="eastAsia"/>
                <w:b/>
              </w:rPr>
              <w:t>√</w:t>
            </w:r>
          </w:p>
        </w:tc>
        <w:tc>
          <w:tcPr>
            <w:tcW w:w="1275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379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</w:p>
        </w:tc>
      </w:tr>
      <w:tr w:rsidR="007C0458" w:rsidRPr="00BD7742" w:rsidTr="00962897">
        <w:trPr>
          <w:trHeight w:val="227"/>
        </w:trPr>
        <w:tc>
          <w:tcPr>
            <w:tcW w:w="1403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 w:hint="eastAsia"/>
              </w:rPr>
              <w:t>操作</w:t>
            </w:r>
          </w:p>
        </w:tc>
        <w:tc>
          <w:tcPr>
            <w:tcW w:w="3761" w:type="dxa"/>
          </w:tcPr>
          <w:p w:rsidR="007C0458" w:rsidRPr="00BD7742" w:rsidRDefault="007C0458" w:rsidP="003362BA">
            <w:pPr>
              <w:pStyle w:val="afffc"/>
              <w:ind w:firstLineChars="0" w:firstLine="0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 w:hint="eastAsia"/>
              </w:rPr>
              <w:t>显示</w:t>
            </w:r>
            <w:r w:rsidRPr="00BD7742">
              <w:rPr>
                <w:rFonts w:ascii="微软雅黑" w:eastAsia="微软雅黑" w:hAnsi="微软雅黑"/>
              </w:rPr>
              <w:t>该卡片</w:t>
            </w:r>
            <w:r w:rsidRPr="00BD7742">
              <w:rPr>
                <w:rFonts w:ascii="微软雅黑" w:eastAsia="微软雅黑" w:hAnsi="微软雅黑" w:hint="eastAsia"/>
              </w:rPr>
              <w:t>目前</w:t>
            </w:r>
            <w:r w:rsidRPr="00BD7742">
              <w:rPr>
                <w:rFonts w:ascii="微软雅黑" w:eastAsia="微软雅黑" w:hAnsi="微软雅黑"/>
              </w:rPr>
              <w:t>状态下对应的操作</w:t>
            </w:r>
          </w:p>
          <w:p w:rsidR="007C0458" w:rsidRPr="00BD7742" w:rsidRDefault="007C0458" w:rsidP="00A846D8">
            <w:pPr>
              <w:pStyle w:val="afffc"/>
              <w:ind w:firstLineChars="0" w:firstLine="0"/>
              <w:rPr>
                <w:rFonts w:ascii="微软雅黑" w:eastAsia="微软雅黑" w:hAnsi="微软雅黑"/>
              </w:rPr>
            </w:pPr>
            <w:r w:rsidRPr="00BD7742">
              <w:rPr>
                <w:rFonts w:ascii="微软雅黑" w:eastAsia="微软雅黑" w:hAnsi="微软雅黑" w:hint="eastAsia"/>
                <w:sz w:val="15"/>
              </w:rPr>
              <w:t>有</w:t>
            </w:r>
            <w:r w:rsidR="000B345C">
              <w:rPr>
                <w:rFonts w:ascii="微软雅黑" w:eastAsia="微软雅黑" w:hAnsi="微软雅黑" w:hint="eastAsia"/>
                <w:sz w:val="15"/>
              </w:rPr>
              <w:t>编辑</w:t>
            </w:r>
            <w:r w:rsidR="000B345C">
              <w:rPr>
                <w:rFonts w:ascii="微软雅黑" w:eastAsia="微软雅黑" w:hAnsi="微软雅黑"/>
                <w:sz w:val="15"/>
              </w:rPr>
              <w:t>、</w:t>
            </w:r>
            <w:r w:rsidR="00A846D8" w:rsidRPr="00BD7742">
              <w:rPr>
                <w:rFonts w:ascii="微软雅黑" w:eastAsia="微软雅黑" w:hAnsi="微软雅黑" w:hint="eastAsia"/>
                <w:sz w:val="15"/>
              </w:rPr>
              <w:t>上线、</w:t>
            </w:r>
            <w:r w:rsidR="00A846D8" w:rsidRPr="00BD7742">
              <w:rPr>
                <w:rFonts w:ascii="微软雅黑" w:eastAsia="微软雅黑" w:hAnsi="微软雅黑"/>
                <w:sz w:val="15"/>
              </w:rPr>
              <w:t>下线、禁用</w:t>
            </w:r>
            <w:r w:rsidR="00A846D8" w:rsidRPr="00BD7742">
              <w:rPr>
                <w:rFonts w:ascii="微软雅黑" w:eastAsia="微软雅黑" w:hAnsi="微软雅黑" w:hint="eastAsia"/>
                <w:sz w:val="15"/>
              </w:rPr>
              <w:t>、</w:t>
            </w:r>
            <w:r w:rsidR="00A846D8" w:rsidRPr="00BD7742">
              <w:rPr>
                <w:rFonts w:ascii="微软雅黑" w:eastAsia="微软雅黑" w:hAnsi="微软雅黑"/>
                <w:sz w:val="15"/>
              </w:rPr>
              <w:t>预览</w:t>
            </w:r>
            <w:r w:rsidRPr="00BD7742">
              <w:rPr>
                <w:rFonts w:ascii="微软雅黑" w:eastAsia="微软雅黑" w:hAnsi="微软雅黑" w:hint="eastAsia"/>
                <w:sz w:val="15"/>
              </w:rPr>
              <w:t>操作</w:t>
            </w:r>
            <w:r w:rsidRPr="00BD7742">
              <w:rPr>
                <w:rFonts w:ascii="微软雅黑" w:eastAsia="微软雅黑" w:hAnsi="微软雅黑"/>
                <w:sz w:val="15"/>
              </w:rPr>
              <w:t>，与状态对应关系如下</w:t>
            </w:r>
            <w:r w:rsidRPr="00BD7742">
              <w:rPr>
                <w:rFonts w:ascii="微软雅黑" w:eastAsia="微软雅黑" w:hAnsi="微软雅黑" w:hint="eastAsia"/>
                <w:sz w:val="15"/>
              </w:rPr>
              <w:t>表</w:t>
            </w:r>
          </w:p>
        </w:tc>
        <w:tc>
          <w:tcPr>
            <w:tcW w:w="1418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379" w:type="dxa"/>
          </w:tcPr>
          <w:p w:rsidR="007C0458" w:rsidRPr="00BD7742" w:rsidRDefault="007C0458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</w:rPr>
            </w:pPr>
          </w:p>
        </w:tc>
      </w:tr>
    </w:tbl>
    <w:p w:rsidR="001F6D07" w:rsidRDefault="001F6D07" w:rsidP="007C0458">
      <w:pPr>
        <w:rPr>
          <w:rFonts w:ascii="微软雅黑" w:eastAsia="微软雅黑" w:hAnsi="微软雅黑"/>
        </w:rPr>
      </w:pPr>
    </w:p>
    <w:p w:rsidR="007C0458" w:rsidRPr="00BD7742" w:rsidRDefault="007C0458" w:rsidP="007C0458">
      <w:pPr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排序：</w:t>
      </w:r>
    </w:p>
    <w:p w:rsidR="007C0458" w:rsidRPr="00BD7742" w:rsidRDefault="007C0458" w:rsidP="00BB6AA6">
      <w:pPr>
        <w:pStyle w:val="afffc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列表默认</w:t>
      </w:r>
      <w:r w:rsidRPr="00BD7742">
        <w:rPr>
          <w:rFonts w:ascii="微软雅黑" w:eastAsia="微软雅黑" w:hAnsi="微软雅黑"/>
        </w:rPr>
        <w:t>以</w:t>
      </w:r>
      <w:r w:rsidR="00A846D8" w:rsidRPr="00BD7742">
        <w:rPr>
          <w:rFonts w:ascii="微软雅黑" w:eastAsia="微软雅黑" w:hAnsi="微软雅黑" w:hint="eastAsia"/>
        </w:rPr>
        <w:t>修改</w:t>
      </w:r>
      <w:r w:rsidRPr="00BD7742">
        <w:rPr>
          <w:rFonts w:ascii="微软雅黑" w:eastAsia="微软雅黑" w:hAnsi="微软雅黑"/>
        </w:rPr>
        <w:t>时间进行</w:t>
      </w:r>
      <w:r w:rsidRPr="00BD7742">
        <w:rPr>
          <w:rFonts w:ascii="微软雅黑" w:eastAsia="微软雅黑" w:hAnsi="微软雅黑" w:hint="eastAsia"/>
        </w:rPr>
        <w:t>排序</w:t>
      </w:r>
      <w:r w:rsidRPr="00BD7742">
        <w:rPr>
          <w:rFonts w:ascii="微软雅黑" w:eastAsia="微软雅黑" w:hAnsi="微软雅黑"/>
        </w:rPr>
        <w:t>，</w:t>
      </w:r>
      <w:r w:rsidRPr="00BD7742">
        <w:rPr>
          <w:rFonts w:ascii="微软雅黑" w:eastAsia="微软雅黑" w:hAnsi="微软雅黑" w:hint="eastAsia"/>
        </w:rPr>
        <w:t>即状态更新了的卡片排在列表前；</w:t>
      </w:r>
      <w:r w:rsidR="00A846D8" w:rsidRPr="00BD7742">
        <w:rPr>
          <w:rFonts w:ascii="微软雅黑" w:eastAsia="微软雅黑" w:hAnsi="微软雅黑" w:hint="eastAsia"/>
        </w:rPr>
        <w:t>修改</w:t>
      </w:r>
      <w:r w:rsidRPr="00BD7742">
        <w:rPr>
          <w:rFonts w:ascii="微软雅黑" w:eastAsia="微软雅黑" w:hAnsi="微软雅黑"/>
        </w:rPr>
        <w:t>时间相同，则按照</w:t>
      </w:r>
      <w:r w:rsidRPr="00BD7742">
        <w:rPr>
          <w:rFonts w:ascii="微软雅黑" w:eastAsia="微软雅黑" w:hAnsi="微软雅黑" w:hint="eastAsia"/>
        </w:rPr>
        <w:t xml:space="preserve"> </w:t>
      </w:r>
      <w:ins w:id="54" w:author="AutoBVT" w:date="2019-05-10T11:05:00Z">
        <w:r w:rsidR="00BB6AA6" w:rsidRPr="00BD7742">
          <w:rPr>
            <w:rFonts w:ascii="微软雅黑" w:eastAsia="微软雅黑" w:hAnsi="微软雅黑" w:hint="eastAsia"/>
          </w:rPr>
          <w:t>草稿&gt;驳回&gt;待审核</w:t>
        </w:r>
      </w:ins>
      <w:ins w:id="55" w:author="AutoBVT" w:date="2019-05-10T11:06:00Z">
        <w:r w:rsidR="00BB6AA6">
          <w:rPr>
            <w:rFonts w:ascii="微软雅黑" w:eastAsia="微软雅黑" w:hAnsi="微软雅黑" w:hint="eastAsia"/>
          </w:rPr>
          <w:t>（</w:t>
        </w:r>
        <w:r w:rsidR="00BB6AA6" w:rsidRPr="00BB6AA6">
          <w:rPr>
            <w:rFonts w:ascii="微软雅黑" w:eastAsia="微软雅黑" w:hAnsi="微软雅黑" w:hint="eastAsia"/>
          </w:rPr>
          <w:t>上线审核、下线审核、禁用审核</w:t>
        </w:r>
        <w:r w:rsidR="00BB6AA6">
          <w:rPr>
            <w:rFonts w:ascii="微软雅黑" w:eastAsia="微软雅黑" w:hAnsi="微软雅黑" w:hint="eastAsia"/>
          </w:rPr>
          <w:t>）</w:t>
        </w:r>
      </w:ins>
      <w:ins w:id="56" w:author="AutoBVT" w:date="2019-05-10T11:05:00Z">
        <w:r w:rsidR="00BB6AA6" w:rsidRPr="00BD7742">
          <w:rPr>
            <w:rFonts w:ascii="微软雅黑" w:eastAsia="微软雅黑" w:hAnsi="微软雅黑" w:hint="eastAsia"/>
          </w:rPr>
          <w:t>&gt;已上架&gt;已下架&gt;已禁用</w:t>
        </w:r>
      </w:ins>
      <w:del w:id="57" w:author="AutoBVT" w:date="2019-05-10T11:05:00Z">
        <w:r w:rsidRPr="00BD7742" w:rsidDel="00BB6AA6">
          <w:rPr>
            <w:rFonts w:ascii="微软雅黑" w:eastAsia="微软雅黑" w:hAnsi="微软雅黑" w:hint="eastAsia"/>
          </w:rPr>
          <w:delText>待</w:delText>
        </w:r>
        <w:r w:rsidR="00A846D8" w:rsidRPr="00BD7742" w:rsidDel="00BB6AA6">
          <w:rPr>
            <w:rFonts w:ascii="微软雅黑" w:eastAsia="微软雅黑" w:hAnsi="微软雅黑" w:hint="eastAsia"/>
          </w:rPr>
          <w:delText>上线</w:delText>
        </w:r>
        <w:r w:rsidRPr="00BD7742" w:rsidDel="00BB6AA6">
          <w:rPr>
            <w:rFonts w:ascii="微软雅黑" w:eastAsia="微软雅黑" w:hAnsi="微软雅黑"/>
          </w:rPr>
          <w:delText>&gt;</w:delText>
        </w:r>
        <w:r w:rsidR="00A846D8" w:rsidRPr="00BD7742" w:rsidDel="00BB6AA6">
          <w:rPr>
            <w:rFonts w:ascii="微软雅黑" w:eastAsia="微软雅黑" w:hAnsi="微软雅黑" w:hint="eastAsia"/>
          </w:rPr>
          <w:delText>驳回</w:delText>
        </w:r>
        <w:r w:rsidRPr="00BD7742" w:rsidDel="00BB6AA6">
          <w:rPr>
            <w:rFonts w:ascii="微软雅黑" w:eastAsia="微软雅黑" w:hAnsi="微软雅黑"/>
          </w:rPr>
          <w:delText>&gt;待审核&gt;已</w:delText>
        </w:r>
        <w:r w:rsidR="00A846D8" w:rsidRPr="00BD7742" w:rsidDel="00BB6AA6">
          <w:rPr>
            <w:rFonts w:ascii="微软雅黑" w:eastAsia="微软雅黑" w:hAnsi="微软雅黑" w:hint="eastAsia"/>
          </w:rPr>
          <w:delText>上线</w:delText>
        </w:r>
        <w:r w:rsidRPr="00BD7742" w:rsidDel="00BB6AA6">
          <w:rPr>
            <w:rFonts w:ascii="微软雅黑" w:eastAsia="微软雅黑" w:hAnsi="微软雅黑"/>
          </w:rPr>
          <w:delText>&gt;</w:delText>
        </w:r>
        <w:r w:rsidRPr="00BD7742" w:rsidDel="00BB6AA6">
          <w:rPr>
            <w:rFonts w:ascii="微软雅黑" w:eastAsia="微软雅黑" w:hAnsi="微软雅黑" w:hint="eastAsia"/>
          </w:rPr>
          <w:delText>已</w:delText>
        </w:r>
        <w:r w:rsidR="00A846D8" w:rsidRPr="00BD7742" w:rsidDel="00BB6AA6">
          <w:rPr>
            <w:rFonts w:ascii="微软雅黑" w:eastAsia="微软雅黑" w:hAnsi="微软雅黑" w:hint="eastAsia"/>
          </w:rPr>
          <w:delText>下线</w:delText>
        </w:r>
        <w:r w:rsidR="003C2548" w:rsidRPr="00BD7742" w:rsidDel="00BB6AA6">
          <w:rPr>
            <w:rFonts w:ascii="微软雅黑" w:eastAsia="微软雅黑" w:hAnsi="微软雅黑" w:hint="eastAsia"/>
          </w:rPr>
          <w:delText>&gt;已禁用</w:delText>
        </w:r>
        <w:r w:rsidR="00CB1B11" w:rsidDel="00BB6AA6">
          <w:rPr>
            <w:rFonts w:ascii="微软雅黑" w:eastAsia="微软雅黑" w:hAnsi="微软雅黑" w:hint="eastAsia"/>
          </w:rPr>
          <w:delText>&gt;已</w:delText>
        </w:r>
        <w:r w:rsidR="00CB1B11" w:rsidDel="00BB6AA6">
          <w:rPr>
            <w:rFonts w:ascii="微软雅黑" w:eastAsia="微软雅黑" w:hAnsi="微软雅黑"/>
          </w:rPr>
          <w:delText>退回</w:delText>
        </w:r>
      </w:del>
      <w:r w:rsidR="00CB1B11">
        <w:rPr>
          <w:rFonts w:ascii="微软雅黑" w:eastAsia="微软雅黑" w:hAnsi="微软雅黑" w:hint="eastAsia"/>
        </w:rPr>
        <w:t xml:space="preserve"> </w:t>
      </w:r>
      <w:r w:rsidRPr="00BD7742">
        <w:rPr>
          <w:rFonts w:ascii="微软雅黑" w:eastAsia="微软雅黑" w:hAnsi="微软雅黑" w:hint="eastAsia"/>
        </w:rPr>
        <w:t>进行再</w:t>
      </w:r>
      <w:r w:rsidRPr="00BD7742">
        <w:rPr>
          <w:rFonts w:ascii="微软雅黑" w:eastAsia="微软雅黑" w:hAnsi="微软雅黑"/>
        </w:rPr>
        <w:t xml:space="preserve">排序； </w:t>
      </w:r>
    </w:p>
    <w:p w:rsidR="007C0458" w:rsidRPr="00BD7742" w:rsidRDefault="007C0458" w:rsidP="00C02C91">
      <w:pPr>
        <w:pStyle w:val="afffc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点击某一项的“排序”按钮，切换该项显示内容的升</w:t>
      </w:r>
      <w:r w:rsidRPr="00BD7742">
        <w:rPr>
          <w:rFonts w:ascii="微软雅黑" w:eastAsia="微软雅黑" w:hAnsi="微软雅黑"/>
        </w:rPr>
        <w:t>/</w:t>
      </w:r>
      <w:r w:rsidRPr="00BD7742">
        <w:rPr>
          <w:rFonts w:ascii="微软雅黑" w:eastAsia="微软雅黑" w:hAnsi="微软雅黑" w:hint="eastAsia"/>
        </w:rPr>
        <w:t>降序。</w:t>
      </w:r>
    </w:p>
    <w:p w:rsidR="007C0458" w:rsidRPr="00BD7742" w:rsidRDefault="007C0458" w:rsidP="00C02C91">
      <w:pPr>
        <w:pStyle w:val="afffc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“项”的排序以箭头表示，降序箭头朝下，升序箭头朝上。</w:t>
      </w:r>
    </w:p>
    <w:p w:rsidR="00A846D8" w:rsidRPr="00BD7742" w:rsidRDefault="007C0458" w:rsidP="00C02C91">
      <w:pPr>
        <w:pStyle w:val="afffc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ID、</w:t>
      </w:r>
      <w:r w:rsidR="00A846D8" w:rsidRPr="00BD7742">
        <w:rPr>
          <w:rFonts w:ascii="微软雅黑" w:eastAsia="微软雅黑" w:hAnsi="微软雅黑" w:hint="eastAsia"/>
        </w:rPr>
        <w:t>修改</w:t>
      </w:r>
      <w:r w:rsidRPr="00BD7742">
        <w:rPr>
          <w:rFonts w:ascii="微软雅黑" w:eastAsia="微软雅黑" w:hAnsi="微软雅黑"/>
        </w:rPr>
        <w:t>时间以</w:t>
      </w:r>
      <w:r w:rsidRPr="00BD7742">
        <w:rPr>
          <w:rFonts w:ascii="微软雅黑" w:eastAsia="微软雅黑" w:hAnsi="微软雅黑" w:hint="eastAsia"/>
        </w:rPr>
        <w:t>数字排序</w:t>
      </w:r>
      <w:r w:rsidRPr="00BD7742">
        <w:rPr>
          <w:rFonts w:ascii="微软雅黑" w:eastAsia="微软雅黑" w:hAnsi="微软雅黑"/>
        </w:rPr>
        <w:t>，</w:t>
      </w:r>
      <w:r w:rsidRPr="00BD7742">
        <w:rPr>
          <w:rFonts w:ascii="微软雅黑" w:eastAsia="微软雅黑" w:hAnsi="微软雅黑" w:hint="eastAsia"/>
        </w:rPr>
        <w:t>修改人</w:t>
      </w:r>
      <w:r w:rsidR="00A846D8" w:rsidRPr="00BD7742">
        <w:rPr>
          <w:rFonts w:ascii="微软雅黑" w:eastAsia="微软雅黑" w:hAnsi="微软雅黑" w:hint="eastAsia"/>
        </w:rPr>
        <w:t>、</w:t>
      </w:r>
      <w:r w:rsidR="00A846D8" w:rsidRPr="00BD7742">
        <w:rPr>
          <w:rFonts w:ascii="微软雅黑" w:eastAsia="微软雅黑" w:hAnsi="微软雅黑"/>
        </w:rPr>
        <w:t>卡片分类</w:t>
      </w:r>
      <w:r w:rsidRPr="00BD7742">
        <w:rPr>
          <w:rFonts w:ascii="微软雅黑" w:eastAsia="微软雅黑" w:hAnsi="微软雅黑"/>
        </w:rPr>
        <w:t>以首字母排序</w:t>
      </w:r>
      <w:r w:rsidR="001E603F" w:rsidRPr="00BD7742">
        <w:rPr>
          <w:rFonts w:ascii="微软雅黑" w:eastAsia="微软雅黑" w:hAnsi="微软雅黑" w:hint="eastAsia"/>
        </w:rPr>
        <w:t>。</w:t>
      </w:r>
    </w:p>
    <w:p w:rsidR="007C0458" w:rsidRPr="00BD7742" w:rsidRDefault="007C0458" w:rsidP="00C02C91">
      <w:pPr>
        <w:pStyle w:val="afffc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当排序项</w:t>
      </w:r>
      <w:r w:rsidRPr="00BD7742">
        <w:rPr>
          <w:rFonts w:ascii="微软雅黑" w:eastAsia="微软雅黑" w:hAnsi="微软雅黑"/>
        </w:rPr>
        <w:t>相同时，按照</w:t>
      </w:r>
      <w:r w:rsidRPr="00BD7742">
        <w:rPr>
          <w:rFonts w:ascii="微软雅黑" w:eastAsia="微软雅黑" w:hAnsi="微软雅黑" w:hint="eastAsia"/>
        </w:rPr>
        <w:t xml:space="preserve">  </w:t>
      </w:r>
      <w:r w:rsidR="001E603F" w:rsidRPr="00BD7742">
        <w:rPr>
          <w:rFonts w:ascii="微软雅黑" w:eastAsia="微软雅黑" w:hAnsi="微软雅黑" w:hint="eastAsia"/>
        </w:rPr>
        <w:t>修改时间&gt;状态&gt;</w:t>
      </w:r>
      <w:r w:rsidRPr="00BD7742">
        <w:rPr>
          <w:rFonts w:ascii="微软雅黑" w:eastAsia="微软雅黑" w:hAnsi="微软雅黑" w:hint="eastAsia"/>
        </w:rPr>
        <w:t>I</w:t>
      </w:r>
      <w:r w:rsidRPr="00BD7742">
        <w:rPr>
          <w:rFonts w:ascii="微软雅黑" w:eastAsia="微软雅黑" w:hAnsi="微软雅黑"/>
        </w:rPr>
        <w:t>D＞</w:t>
      </w:r>
      <w:r w:rsidR="001E603F" w:rsidRPr="00BD7742">
        <w:rPr>
          <w:rFonts w:ascii="微软雅黑" w:eastAsia="微软雅黑" w:hAnsi="微软雅黑" w:hint="eastAsia"/>
        </w:rPr>
        <w:t>分类</w:t>
      </w:r>
      <w:r w:rsidRPr="00BD7742">
        <w:rPr>
          <w:rFonts w:ascii="微软雅黑" w:eastAsia="微软雅黑" w:hAnsi="微软雅黑"/>
        </w:rPr>
        <w:t>＞</w:t>
      </w:r>
      <w:r w:rsidRPr="00BD7742">
        <w:rPr>
          <w:rFonts w:ascii="微软雅黑" w:eastAsia="微软雅黑" w:hAnsi="微软雅黑" w:hint="eastAsia"/>
        </w:rPr>
        <w:t xml:space="preserve">修改人 </w:t>
      </w:r>
      <w:r w:rsidR="001E603F" w:rsidRPr="00BD7742">
        <w:rPr>
          <w:rFonts w:ascii="微软雅黑" w:eastAsia="微软雅黑" w:hAnsi="微软雅黑" w:hint="eastAsia"/>
        </w:rPr>
        <w:t>的</w:t>
      </w:r>
      <w:r w:rsidR="001E603F" w:rsidRPr="00BD7742">
        <w:rPr>
          <w:rFonts w:ascii="微软雅黑" w:eastAsia="微软雅黑" w:hAnsi="微软雅黑"/>
        </w:rPr>
        <w:t>优先级</w:t>
      </w:r>
      <w:r w:rsidRPr="00BD7742">
        <w:rPr>
          <w:rFonts w:ascii="微软雅黑" w:eastAsia="微软雅黑" w:hAnsi="微软雅黑" w:hint="eastAsia"/>
        </w:rPr>
        <w:t>进行</w:t>
      </w:r>
      <w:r w:rsidR="001E603F" w:rsidRPr="00BD7742">
        <w:rPr>
          <w:rFonts w:ascii="微软雅黑" w:eastAsia="微软雅黑" w:hAnsi="微软雅黑" w:hint="eastAsia"/>
        </w:rPr>
        <w:t>再排序</w:t>
      </w:r>
      <w:r w:rsidRPr="00BD7742">
        <w:rPr>
          <w:rFonts w:ascii="微软雅黑" w:eastAsia="微软雅黑" w:hAnsi="微软雅黑"/>
        </w:rPr>
        <w:t>显示</w:t>
      </w:r>
    </w:p>
    <w:p w:rsidR="007C0458" w:rsidRPr="00BD7742" w:rsidRDefault="007C0458" w:rsidP="00C02C91">
      <w:pPr>
        <w:pStyle w:val="afffc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每次</w:t>
      </w:r>
      <w:r w:rsidRPr="00BD7742">
        <w:rPr>
          <w:rFonts w:ascii="微软雅黑" w:eastAsia="微软雅黑" w:hAnsi="微软雅黑"/>
        </w:rPr>
        <w:t>排序，都</w:t>
      </w:r>
      <w:r w:rsidRPr="00BD7742">
        <w:rPr>
          <w:rFonts w:ascii="微软雅黑" w:eastAsia="微软雅黑" w:hAnsi="微软雅黑" w:hint="eastAsia"/>
        </w:rPr>
        <w:t>将</w:t>
      </w:r>
      <w:r w:rsidRPr="00BD7742">
        <w:rPr>
          <w:rFonts w:ascii="微软雅黑" w:eastAsia="微软雅黑" w:hAnsi="微软雅黑"/>
        </w:rPr>
        <w:t>列表中的全部内容进行排列</w:t>
      </w:r>
      <w:r w:rsidRPr="00BD7742">
        <w:rPr>
          <w:rFonts w:ascii="微软雅黑" w:eastAsia="微软雅黑" w:hAnsi="微软雅黑" w:hint="eastAsia"/>
        </w:rPr>
        <w:t>。</w:t>
      </w:r>
    </w:p>
    <w:p w:rsidR="007C0458" w:rsidRDefault="007C0458" w:rsidP="00C02C91">
      <w:pPr>
        <w:pStyle w:val="afffc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排序</w:t>
      </w:r>
      <w:r w:rsidRPr="00BD7742">
        <w:rPr>
          <w:rFonts w:ascii="微软雅黑" w:eastAsia="微软雅黑" w:hAnsi="微软雅黑"/>
        </w:rPr>
        <w:t>针对单项内容进行排序，不做组合排序（</w:t>
      </w:r>
      <w:r w:rsidRPr="00BD7742">
        <w:rPr>
          <w:rFonts w:ascii="微软雅黑" w:eastAsia="微软雅黑" w:hAnsi="微软雅黑" w:hint="eastAsia"/>
        </w:rPr>
        <w:t>如ID倒序+状态升序</w:t>
      </w:r>
      <w:r w:rsidRPr="00BD7742">
        <w:rPr>
          <w:rFonts w:ascii="微软雅黑" w:eastAsia="微软雅黑" w:hAnsi="微软雅黑"/>
        </w:rPr>
        <w:t>）</w:t>
      </w:r>
    </w:p>
    <w:p w:rsidR="001F6D07" w:rsidRDefault="001F6D07" w:rsidP="001F6D07">
      <w:pPr>
        <w:rPr>
          <w:rFonts w:ascii="微软雅黑" w:eastAsia="微软雅黑" w:hAnsi="微软雅黑"/>
        </w:rPr>
      </w:pPr>
    </w:p>
    <w:p w:rsidR="001F6D07" w:rsidRPr="001F6D07" w:rsidRDefault="001F6D07" w:rsidP="001F6D07">
      <w:pPr>
        <w:rPr>
          <w:rFonts w:ascii="微软雅黑" w:eastAsia="微软雅黑" w:hAnsi="微软雅黑"/>
        </w:rPr>
      </w:pPr>
    </w:p>
    <w:p w:rsidR="00066533" w:rsidRPr="00BD7742" w:rsidRDefault="007C0458" w:rsidP="00C02C91">
      <w:pPr>
        <w:pStyle w:val="afffc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操作</w:t>
      </w:r>
      <w:r w:rsidR="0017569A" w:rsidRPr="0017569A">
        <w:rPr>
          <w:rFonts w:ascii="微软雅黑" w:eastAsia="微软雅黑" w:hAnsi="微软雅黑" w:hint="eastAsia"/>
          <w:color w:val="FF0000"/>
        </w:rPr>
        <w:t>（此处</w:t>
      </w:r>
      <w:r w:rsidR="0017569A" w:rsidRPr="0017569A">
        <w:rPr>
          <w:rFonts w:ascii="微软雅黑" w:eastAsia="微软雅黑" w:hAnsi="微软雅黑"/>
          <w:color w:val="FF0000"/>
        </w:rPr>
        <w:t>需要根据权限，配置不同的</w:t>
      </w:r>
      <w:r w:rsidR="0017569A" w:rsidRPr="0017569A">
        <w:rPr>
          <w:rFonts w:ascii="微软雅黑" w:eastAsia="微软雅黑" w:hAnsi="微软雅黑" w:hint="eastAsia"/>
          <w:color w:val="FF0000"/>
        </w:rPr>
        <w:t>显示内容</w:t>
      </w:r>
      <w:r w:rsidR="0017569A" w:rsidRPr="0017569A">
        <w:rPr>
          <w:rFonts w:ascii="微软雅黑" w:eastAsia="微软雅黑" w:hAnsi="微软雅黑"/>
          <w:color w:val="FF0000"/>
        </w:rPr>
        <w:t>和操作</w:t>
      </w:r>
      <w:r w:rsidR="0017569A" w:rsidRPr="0017569A">
        <w:rPr>
          <w:rFonts w:ascii="微软雅黑" w:eastAsia="微软雅黑" w:hAnsi="微软雅黑" w:hint="eastAsia"/>
          <w:color w:val="FF0000"/>
        </w:rPr>
        <w:t>）</w:t>
      </w:r>
    </w:p>
    <w:tbl>
      <w:tblPr>
        <w:tblStyle w:val="affff0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3403"/>
        <w:gridCol w:w="693"/>
        <w:gridCol w:w="693"/>
        <w:gridCol w:w="932"/>
        <w:gridCol w:w="1146"/>
        <w:gridCol w:w="1146"/>
        <w:gridCol w:w="1146"/>
      </w:tblGrid>
      <w:tr w:rsidR="004B661B" w:rsidRPr="00BD7742" w:rsidTr="001E3B6D">
        <w:trPr>
          <w:trHeight w:val="20"/>
          <w:jc w:val="center"/>
        </w:trPr>
        <w:tc>
          <w:tcPr>
            <w:tcW w:w="3403" w:type="dxa"/>
            <w:shd w:val="clear" w:color="auto" w:fill="D9D9D9" w:themeFill="background1" w:themeFillShade="D9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sz w:val="18"/>
              </w:rPr>
              <w:lastRenderedPageBreak/>
              <w:t>状态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编辑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sz w:val="18"/>
              </w:rPr>
              <w:t>上线</w:t>
            </w:r>
          </w:p>
        </w:tc>
        <w:tc>
          <w:tcPr>
            <w:tcW w:w="932" w:type="dxa"/>
            <w:shd w:val="clear" w:color="auto" w:fill="D9D9D9" w:themeFill="background1" w:themeFillShade="D9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sz w:val="18"/>
              </w:rPr>
              <w:t>下线</w:t>
            </w:r>
          </w:p>
        </w:tc>
        <w:tc>
          <w:tcPr>
            <w:tcW w:w="1146" w:type="dxa"/>
            <w:shd w:val="clear" w:color="auto" w:fill="D9D9D9" w:themeFill="background1" w:themeFillShade="D9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sz w:val="18"/>
              </w:rPr>
              <w:t>禁用</w:t>
            </w:r>
          </w:p>
        </w:tc>
        <w:tc>
          <w:tcPr>
            <w:tcW w:w="1146" w:type="dxa"/>
            <w:shd w:val="clear" w:color="auto" w:fill="D9D9D9" w:themeFill="background1" w:themeFillShade="D9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sz w:val="18"/>
              </w:rPr>
              <w:t>预览</w:t>
            </w:r>
          </w:p>
        </w:tc>
        <w:tc>
          <w:tcPr>
            <w:tcW w:w="1146" w:type="dxa"/>
            <w:shd w:val="clear" w:color="auto" w:fill="D9D9D9" w:themeFill="background1" w:themeFillShade="D9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查看数据</w:t>
            </w:r>
          </w:p>
        </w:tc>
      </w:tr>
      <w:tr w:rsidR="004B661B" w:rsidRPr="001E5994" w:rsidTr="001E3B6D">
        <w:trPr>
          <w:trHeight w:val="20"/>
          <w:jc w:val="center"/>
        </w:trPr>
        <w:tc>
          <w:tcPr>
            <w:tcW w:w="3403" w:type="dxa"/>
            <w:shd w:val="clear" w:color="auto" w:fill="auto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草稿</w:t>
            </w:r>
          </w:p>
        </w:tc>
        <w:tc>
          <w:tcPr>
            <w:tcW w:w="693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693" w:type="dxa"/>
            <w:shd w:val="clear" w:color="auto" w:fill="auto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932" w:type="dxa"/>
            <w:shd w:val="clear" w:color="auto" w:fill="auto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  <w:shd w:val="clear" w:color="auto" w:fill="auto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  <w:shd w:val="clear" w:color="auto" w:fill="auto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</w:tr>
      <w:tr w:rsidR="004B661B" w:rsidRPr="00BD7742" w:rsidTr="001E3B6D">
        <w:trPr>
          <w:trHeight w:val="20"/>
          <w:jc w:val="center"/>
        </w:trPr>
        <w:tc>
          <w:tcPr>
            <w:tcW w:w="3403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sz w:val="18"/>
              </w:rPr>
              <w:t>待审核</w:t>
            </w:r>
            <w:r>
              <w:rPr>
                <w:rFonts w:ascii="微软雅黑" w:eastAsia="微软雅黑" w:hAnsi="微软雅黑" w:hint="eastAsia"/>
                <w:sz w:val="18"/>
              </w:rPr>
              <w:t>（</w:t>
            </w:r>
            <w:r>
              <w:rPr>
                <w:rFonts w:ascii="微软雅黑" w:eastAsia="微软雅黑" w:hAnsi="微软雅黑" w:hint="eastAsia"/>
                <w:sz w:val="15"/>
              </w:rPr>
              <w:t>上线审核</w:t>
            </w:r>
            <w:r w:rsidRPr="00BD7742">
              <w:rPr>
                <w:rFonts w:ascii="微软雅黑" w:eastAsia="微软雅黑" w:hAnsi="微软雅黑"/>
                <w:sz w:val="15"/>
              </w:rPr>
              <w:t>、</w:t>
            </w:r>
            <w:r>
              <w:rPr>
                <w:rFonts w:ascii="微软雅黑" w:eastAsia="微软雅黑" w:hAnsi="微软雅黑" w:hint="eastAsia"/>
                <w:sz w:val="15"/>
              </w:rPr>
              <w:t>下线</w:t>
            </w:r>
            <w:r>
              <w:rPr>
                <w:rFonts w:ascii="微软雅黑" w:eastAsia="微软雅黑" w:hAnsi="微软雅黑"/>
                <w:sz w:val="15"/>
              </w:rPr>
              <w:t>审核、禁用审核</w:t>
            </w:r>
            <w:r>
              <w:rPr>
                <w:rFonts w:ascii="微软雅黑" w:eastAsia="微软雅黑" w:hAnsi="微软雅黑" w:hint="eastAsia"/>
                <w:sz w:val="18"/>
              </w:rPr>
              <w:t>）</w:t>
            </w:r>
          </w:p>
        </w:tc>
        <w:tc>
          <w:tcPr>
            <w:tcW w:w="693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693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932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1146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</w:p>
        </w:tc>
      </w:tr>
      <w:tr w:rsidR="004B661B" w:rsidRPr="00BD7742" w:rsidTr="001E3B6D">
        <w:trPr>
          <w:trHeight w:val="20"/>
          <w:jc w:val="center"/>
        </w:trPr>
        <w:tc>
          <w:tcPr>
            <w:tcW w:w="3403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sz w:val="18"/>
              </w:rPr>
              <w:t>驳回</w:t>
            </w:r>
          </w:p>
        </w:tc>
        <w:tc>
          <w:tcPr>
            <w:tcW w:w="693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693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</w:p>
        </w:tc>
        <w:tc>
          <w:tcPr>
            <w:tcW w:w="932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1146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</w:p>
        </w:tc>
      </w:tr>
      <w:tr w:rsidR="004B661B" w:rsidRPr="00BD7742" w:rsidTr="001E3B6D">
        <w:trPr>
          <w:trHeight w:val="20"/>
          <w:jc w:val="center"/>
        </w:trPr>
        <w:tc>
          <w:tcPr>
            <w:tcW w:w="3403" w:type="dxa"/>
          </w:tcPr>
          <w:p w:rsidR="004B661B" w:rsidRPr="00BD7742" w:rsidRDefault="004B661B" w:rsidP="009B2B2B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sz w:val="18"/>
              </w:rPr>
              <w:t>已上线</w:t>
            </w:r>
          </w:p>
        </w:tc>
        <w:tc>
          <w:tcPr>
            <w:tcW w:w="693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693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932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1146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1146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1146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</w:tr>
      <w:tr w:rsidR="004B661B" w:rsidRPr="00BD7742" w:rsidTr="001E3B6D">
        <w:trPr>
          <w:trHeight w:val="20"/>
          <w:jc w:val="center"/>
        </w:trPr>
        <w:tc>
          <w:tcPr>
            <w:tcW w:w="3403" w:type="dxa"/>
          </w:tcPr>
          <w:p w:rsidR="004B661B" w:rsidRPr="00BD7742" w:rsidRDefault="004B661B" w:rsidP="009B2B2B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sz w:val="18"/>
              </w:rPr>
              <w:t>已下线</w:t>
            </w:r>
          </w:p>
        </w:tc>
        <w:tc>
          <w:tcPr>
            <w:tcW w:w="693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693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932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1146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1146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</w:tr>
      <w:tr w:rsidR="004B661B" w:rsidRPr="00BD7742" w:rsidTr="001E3B6D">
        <w:trPr>
          <w:trHeight w:val="20"/>
          <w:jc w:val="center"/>
        </w:trPr>
        <w:tc>
          <w:tcPr>
            <w:tcW w:w="3403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sz w:val="18"/>
              </w:rPr>
              <w:t>已禁用</w:t>
            </w:r>
          </w:p>
        </w:tc>
        <w:tc>
          <w:tcPr>
            <w:tcW w:w="693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693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932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1146" w:type="dxa"/>
          </w:tcPr>
          <w:p w:rsidR="004B661B" w:rsidRPr="00BD7742" w:rsidRDefault="004B661B" w:rsidP="003362BA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</w:tr>
    </w:tbl>
    <w:p w:rsidR="007C0458" w:rsidRDefault="009B2B2B" w:rsidP="007C0458">
      <w:pPr>
        <w:pStyle w:val="afffc"/>
        <w:numPr>
          <w:ilvl w:val="3"/>
          <w:numId w:val="5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上线</w:t>
      </w:r>
      <w:r w:rsidR="007C0458" w:rsidRPr="00BD7742">
        <w:rPr>
          <w:rFonts w:ascii="微软雅黑" w:eastAsia="微软雅黑" w:hAnsi="微软雅黑"/>
        </w:rPr>
        <w:t>：</w:t>
      </w:r>
      <w:r w:rsidR="007C0458" w:rsidRPr="00BD7742">
        <w:rPr>
          <w:rFonts w:ascii="微软雅黑" w:eastAsia="微软雅黑" w:hAnsi="微软雅黑" w:hint="eastAsia"/>
        </w:rPr>
        <w:t>卡片</w:t>
      </w:r>
      <w:r w:rsidRPr="00BD7742">
        <w:rPr>
          <w:rFonts w:ascii="微软雅黑" w:eastAsia="微软雅黑" w:hAnsi="微软雅黑" w:hint="eastAsia"/>
        </w:rPr>
        <w:t>上线</w:t>
      </w:r>
      <w:r w:rsidR="00FE11FC">
        <w:rPr>
          <w:rFonts w:ascii="微软雅黑" w:eastAsia="微软雅黑" w:hAnsi="微软雅黑" w:hint="eastAsia"/>
        </w:rPr>
        <w:t>，</w:t>
      </w:r>
      <w:r w:rsidR="00FE11FC">
        <w:rPr>
          <w:rFonts w:ascii="微软雅黑" w:eastAsia="微软雅黑" w:hAnsi="微软雅黑"/>
        </w:rPr>
        <w:t>上线时需要提交至上线审核</w:t>
      </w:r>
      <w:r w:rsidR="007C0458" w:rsidRPr="00BD7742">
        <w:rPr>
          <w:rFonts w:ascii="微软雅黑" w:eastAsia="微软雅黑" w:hAnsi="微软雅黑"/>
        </w:rPr>
        <w:t>。</w:t>
      </w:r>
      <w:r w:rsidRPr="00BD7742">
        <w:rPr>
          <w:rFonts w:ascii="微软雅黑" w:eastAsia="微软雅黑" w:hAnsi="微软雅黑" w:hint="eastAsia"/>
        </w:rPr>
        <w:t>上线</w:t>
      </w:r>
      <w:r w:rsidR="007C0458" w:rsidRPr="00BD7742">
        <w:rPr>
          <w:rFonts w:ascii="微软雅黑" w:eastAsia="微软雅黑" w:hAnsi="微软雅黑" w:hint="eastAsia"/>
        </w:rPr>
        <w:t>指的是</w:t>
      </w:r>
      <w:r w:rsidR="007C0458" w:rsidRPr="00BD7742">
        <w:rPr>
          <w:rFonts w:ascii="微软雅黑" w:eastAsia="微软雅黑" w:hAnsi="微软雅黑"/>
        </w:rPr>
        <w:t>能够对该</w:t>
      </w:r>
      <w:r w:rsidRPr="00BD7742">
        <w:rPr>
          <w:rFonts w:ascii="微软雅黑" w:eastAsia="微软雅黑" w:hAnsi="微软雅黑" w:hint="eastAsia"/>
        </w:rPr>
        <w:t>卡片</w:t>
      </w:r>
      <w:r w:rsidR="007C0458" w:rsidRPr="00BD7742">
        <w:rPr>
          <w:rFonts w:ascii="微软雅黑" w:eastAsia="微软雅黑" w:hAnsi="微软雅黑"/>
        </w:rPr>
        <w:t>进行发布策略</w:t>
      </w:r>
      <w:r w:rsidR="007C0458" w:rsidRPr="00BD7742">
        <w:rPr>
          <w:rFonts w:ascii="微软雅黑" w:eastAsia="微软雅黑" w:hAnsi="微软雅黑" w:hint="eastAsia"/>
        </w:rPr>
        <w:t>的</w:t>
      </w:r>
      <w:r w:rsidR="007C0458" w:rsidRPr="00BD7742">
        <w:rPr>
          <w:rFonts w:ascii="微软雅黑" w:eastAsia="微软雅黑" w:hAnsi="微软雅黑"/>
        </w:rPr>
        <w:t>编辑。</w:t>
      </w:r>
    </w:p>
    <w:p w:rsidR="007C0458" w:rsidRPr="00BD7742" w:rsidRDefault="009B2B2B" w:rsidP="007C0458">
      <w:pPr>
        <w:pStyle w:val="afffc"/>
        <w:numPr>
          <w:ilvl w:val="3"/>
          <w:numId w:val="5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下线</w:t>
      </w:r>
      <w:r w:rsidR="007C0458" w:rsidRPr="00BD7742">
        <w:rPr>
          <w:rFonts w:ascii="微软雅黑" w:eastAsia="微软雅黑" w:hAnsi="微软雅黑" w:hint="eastAsia"/>
        </w:rPr>
        <w:t>：</w:t>
      </w:r>
      <w:r w:rsidR="007C0458" w:rsidRPr="00BD7742">
        <w:rPr>
          <w:rFonts w:ascii="微软雅黑" w:eastAsia="微软雅黑" w:hAnsi="微软雅黑"/>
        </w:rPr>
        <w:t>弹出</w:t>
      </w:r>
      <w:r w:rsidRPr="00BD7742">
        <w:rPr>
          <w:rFonts w:ascii="微软雅黑" w:eastAsia="微软雅黑" w:hAnsi="微软雅黑" w:hint="eastAsia"/>
        </w:rPr>
        <w:t>下线</w:t>
      </w:r>
      <w:r w:rsidR="007C0458" w:rsidRPr="00BD7742">
        <w:rPr>
          <w:rFonts w:ascii="微软雅黑" w:eastAsia="微软雅黑" w:hAnsi="微软雅黑"/>
        </w:rPr>
        <w:t>申请</w:t>
      </w:r>
      <w:r w:rsidRPr="00BD7742">
        <w:rPr>
          <w:rFonts w:ascii="微软雅黑" w:eastAsia="微软雅黑" w:hAnsi="微软雅黑" w:hint="eastAsia"/>
        </w:rPr>
        <w:t>确认弹窗</w:t>
      </w:r>
      <w:r w:rsidRPr="00BD7742">
        <w:rPr>
          <w:rFonts w:ascii="微软雅黑" w:eastAsia="微软雅黑" w:hAnsi="微软雅黑"/>
        </w:rPr>
        <w:t>，点击确认，需要填写下线申请</w:t>
      </w:r>
      <w:r w:rsidRPr="00BD7742">
        <w:rPr>
          <w:rFonts w:ascii="微软雅黑" w:eastAsia="微软雅黑" w:hAnsi="微软雅黑" w:hint="eastAsia"/>
        </w:rPr>
        <w:t>（必填</w:t>
      </w:r>
      <w:r w:rsidRPr="00BD7742">
        <w:rPr>
          <w:rFonts w:ascii="微软雅黑" w:eastAsia="微软雅黑" w:hAnsi="微软雅黑"/>
        </w:rPr>
        <w:t>，字数</w:t>
      </w:r>
      <w:r w:rsidRPr="00BD7742">
        <w:rPr>
          <w:rFonts w:ascii="微软雅黑" w:eastAsia="微软雅黑" w:hAnsi="微软雅黑" w:hint="eastAsia"/>
        </w:rPr>
        <w:t>限制1</w:t>
      </w:r>
      <w:r w:rsidRPr="00BD7742">
        <w:rPr>
          <w:rFonts w:ascii="微软雅黑" w:eastAsia="微软雅黑" w:hAnsi="微软雅黑"/>
        </w:rPr>
        <w:t>~100</w:t>
      </w:r>
      <w:r w:rsidRPr="00BD7742">
        <w:rPr>
          <w:rFonts w:ascii="微软雅黑" w:eastAsia="微软雅黑" w:hAnsi="微软雅黑" w:hint="eastAsia"/>
        </w:rPr>
        <w:t>字）</w:t>
      </w:r>
      <w:r w:rsidR="00FE11FC">
        <w:rPr>
          <w:rFonts w:ascii="微软雅黑" w:eastAsia="微软雅黑" w:hAnsi="微软雅黑" w:hint="eastAsia"/>
        </w:rPr>
        <w:t>,点击</w:t>
      </w:r>
      <w:r w:rsidR="00FE11FC">
        <w:rPr>
          <w:rFonts w:ascii="微软雅黑" w:eastAsia="微软雅黑" w:hAnsi="微软雅黑"/>
        </w:rPr>
        <w:t>确定</w:t>
      </w:r>
      <w:r w:rsidR="00FE11FC">
        <w:rPr>
          <w:rFonts w:ascii="微软雅黑" w:eastAsia="微软雅黑" w:hAnsi="微软雅黑" w:hint="eastAsia"/>
        </w:rPr>
        <w:t>提交</w:t>
      </w:r>
      <w:r w:rsidR="00FE11FC">
        <w:rPr>
          <w:rFonts w:ascii="微软雅黑" w:eastAsia="微软雅黑" w:hAnsi="微软雅黑"/>
        </w:rPr>
        <w:t>下线审核</w:t>
      </w:r>
      <w:r w:rsidRPr="00BD7742">
        <w:rPr>
          <w:rFonts w:ascii="微软雅黑" w:eastAsia="微软雅黑" w:hAnsi="微软雅黑"/>
        </w:rPr>
        <w:t>。</w:t>
      </w:r>
    </w:p>
    <w:p w:rsidR="009B2B2B" w:rsidRPr="00BD7742" w:rsidRDefault="009B2B2B" w:rsidP="009B2B2B">
      <w:pPr>
        <w:ind w:firstLineChars="550" w:firstLine="1155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下线后对应的卡片不再推送至</w:t>
      </w:r>
      <w:r w:rsidRPr="00BD7742">
        <w:rPr>
          <w:rFonts w:ascii="微软雅黑" w:eastAsia="微软雅黑" w:hAnsi="微软雅黑"/>
        </w:rPr>
        <w:t>客户端</w:t>
      </w:r>
      <w:r w:rsidRPr="00BD7742">
        <w:rPr>
          <w:rFonts w:ascii="微软雅黑" w:eastAsia="微软雅黑" w:hAnsi="微软雅黑" w:hint="eastAsia"/>
        </w:rPr>
        <w:t>，但用户已保存在本地的卡片仍可使用；</w:t>
      </w:r>
    </w:p>
    <w:p w:rsidR="007C0458" w:rsidRPr="00BD7742" w:rsidRDefault="009B2B2B" w:rsidP="007C0458">
      <w:pPr>
        <w:ind w:firstLineChars="250" w:firstLine="525"/>
        <w:jc w:val="center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2A17CFC0" wp14:editId="6E89C540">
            <wp:extent cx="4754691" cy="141605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8002" cy="14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58" w:rsidRPr="00BD7742" w:rsidRDefault="007C0458" w:rsidP="007C0458">
      <w:pPr>
        <w:pStyle w:val="afffc"/>
        <w:numPr>
          <w:ilvl w:val="3"/>
          <w:numId w:val="5"/>
        </w:numPr>
        <w:ind w:firstLineChars="0"/>
        <w:jc w:val="left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禁用</w:t>
      </w:r>
      <w:r w:rsidRPr="00BD7742">
        <w:rPr>
          <w:rFonts w:ascii="微软雅黑" w:eastAsia="微软雅黑" w:hAnsi="微软雅黑"/>
        </w:rPr>
        <w:t>：</w:t>
      </w:r>
      <w:r w:rsidR="009B2B2B" w:rsidRPr="00BD7742">
        <w:rPr>
          <w:rFonts w:ascii="微软雅黑" w:eastAsia="微软雅黑" w:hAnsi="微软雅黑"/>
        </w:rPr>
        <w:t>弹出</w:t>
      </w:r>
      <w:r w:rsidR="009B2B2B" w:rsidRPr="00BD7742">
        <w:rPr>
          <w:rFonts w:ascii="微软雅黑" w:eastAsia="微软雅黑" w:hAnsi="微软雅黑" w:hint="eastAsia"/>
        </w:rPr>
        <w:t>禁用</w:t>
      </w:r>
      <w:r w:rsidR="009B2B2B" w:rsidRPr="00BD7742">
        <w:rPr>
          <w:rFonts w:ascii="微软雅黑" w:eastAsia="微软雅黑" w:hAnsi="微软雅黑"/>
        </w:rPr>
        <w:t>申请</w:t>
      </w:r>
      <w:r w:rsidR="009B2B2B" w:rsidRPr="00BD7742">
        <w:rPr>
          <w:rFonts w:ascii="微软雅黑" w:eastAsia="微软雅黑" w:hAnsi="微软雅黑" w:hint="eastAsia"/>
        </w:rPr>
        <w:t>确认弹窗</w:t>
      </w:r>
      <w:r w:rsidR="009B2B2B" w:rsidRPr="00BD7742">
        <w:rPr>
          <w:rFonts w:ascii="微软雅黑" w:eastAsia="微软雅黑" w:hAnsi="微软雅黑"/>
        </w:rPr>
        <w:t>，点击确认，需要填写</w:t>
      </w:r>
      <w:r w:rsidR="009B2B2B" w:rsidRPr="00BD7742">
        <w:rPr>
          <w:rFonts w:ascii="微软雅黑" w:eastAsia="微软雅黑" w:hAnsi="微软雅黑" w:hint="eastAsia"/>
        </w:rPr>
        <w:t>禁用</w:t>
      </w:r>
      <w:r w:rsidR="009B2B2B" w:rsidRPr="00BD7742">
        <w:rPr>
          <w:rFonts w:ascii="微软雅黑" w:eastAsia="微软雅黑" w:hAnsi="微软雅黑"/>
        </w:rPr>
        <w:t>申请</w:t>
      </w:r>
      <w:r w:rsidR="009B2B2B" w:rsidRPr="00BD7742">
        <w:rPr>
          <w:rFonts w:ascii="微软雅黑" w:eastAsia="微软雅黑" w:hAnsi="微软雅黑" w:hint="eastAsia"/>
        </w:rPr>
        <w:t>（必填</w:t>
      </w:r>
      <w:r w:rsidR="009B2B2B" w:rsidRPr="00BD7742">
        <w:rPr>
          <w:rFonts w:ascii="微软雅黑" w:eastAsia="微软雅黑" w:hAnsi="微软雅黑"/>
        </w:rPr>
        <w:t>，字数</w:t>
      </w:r>
      <w:r w:rsidR="009B2B2B" w:rsidRPr="00BD7742">
        <w:rPr>
          <w:rFonts w:ascii="微软雅黑" w:eastAsia="微软雅黑" w:hAnsi="微软雅黑" w:hint="eastAsia"/>
        </w:rPr>
        <w:t>限制1</w:t>
      </w:r>
      <w:r w:rsidR="009B2B2B" w:rsidRPr="00BD7742">
        <w:rPr>
          <w:rFonts w:ascii="微软雅黑" w:eastAsia="微软雅黑" w:hAnsi="微软雅黑"/>
        </w:rPr>
        <w:t>~100</w:t>
      </w:r>
      <w:r w:rsidR="009B2B2B" w:rsidRPr="00BD7742">
        <w:rPr>
          <w:rFonts w:ascii="微软雅黑" w:eastAsia="微软雅黑" w:hAnsi="微软雅黑" w:hint="eastAsia"/>
        </w:rPr>
        <w:t>字）</w:t>
      </w:r>
      <w:r w:rsidR="00FE11FC">
        <w:rPr>
          <w:rFonts w:ascii="微软雅黑" w:eastAsia="微软雅黑" w:hAnsi="微软雅黑" w:hint="eastAsia"/>
        </w:rPr>
        <w:t>，</w:t>
      </w:r>
      <w:r w:rsidR="00FE11FC">
        <w:rPr>
          <w:rFonts w:ascii="微软雅黑" w:eastAsia="微软雅黑" w:hAnsi="微软雅黑"/>
        </w:rPr>
        <w:t>点击确定提交</w:t>
      </w:r>
      <w:r w:rsidR="00FE11FC">
        <w:rPr>
          <w:rFonts w:ascii="微软雅黑" w:eastAsia="微软雅黑" w:hAnsi="微软雅黑" w:hint="eastAsia"/>
        </w:rPr>
        <w:t>至</w:t>
      </w:r>
      <w:r w:rsidR="00FE11FC">
        <w:rPr>
          <w:rFonts w:ascii="微软雅黑" w:eastAsia="微软雅黑" w:hAnsi="微软雅黑"/>
        </w:rPr>
        <w:t>禁用审核</w:t>
      </w:r>
      <w:r w:rsidR="009B2B2B" w:rsidRPr="00BD7742">
        <w:rPr>
          <w:rFonts w:ascii="微软雅黑" w:eastAsia="微软雅黑" w:hAnsi="微软雅黑"/>
        </w:rPr>
        <w:t>。</w:t>
      </w:r>
    </w:p>
    <w:p w:rsidR="007C0458" w:rsidRPr="00BD7742" w:rsidRDefault="007C0458" w:rsidP="007C0458">
      <w:pPr>
        <w:pStyle w:val="afffc"/>
        <w:ind w:left="561" w:firstLineChars="0" w:firstLine="0"/>
        <w:jc w:val="left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禁用后对应的卡片不再推送至客户端，用户已保存在本地的卡片也不可使用</w:t>
      </w:r>
      <w:r w:rsidR="009B2B2B" w:rsidRPr="00BD7742">
        <w:rPr>
          <w:rFonts w:ascii="微软雅黑" w:eastAsia="微软雅黑" w:hAnsi="微软雅黑" w:hint="eastAsia"/>
        </w:rPr>
        <w:t>。</w:t>
      </w:r>
    </w:p>
    <w:p w:rsidR="009B2B2B" w:rsidRPr="00BD7742" w:rsidRDefault="009B2B2B" w:rsidP="00C35DD2">
      <w:pPr>
        <w:pStyle w:val="afffc"/>
        <w:ind w:left="561" w:firstLineChars="0" w:firstLine="0"/>
        <w:jc w:val="center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3661138C" wp14:editId="4537BFE5">
            <wp:extent cx="4903947" cy="14605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8670" cy="149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14" w:rsidRPr="00BD7742" w:rsidRDefault="00D83714" w:rsidP="00C02C91">
      <w:pPr>
        <w:pStyle w:val="afffc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预览测试</w:t>
      </w:r>
      <w:r w:rsidRPr="00BD7742">
        <w:rPr>
          <w:rFonts w:ascii="微软雅黑" w:eastAsia="微软雅黑" w:hAnsi="微软雅黑"/>
        </w:rPr>
        <w:t>：点击</w:t>
      </w:r>
      <w:r w:rsidRPr="00BD7742">
        <w:rPr>
          <w:rFonts w:ascii="微软雅黑" w:eastAsia="微软雅黑" w:hAnsi="微软雅黑" w:hint="eastAsia"/>
        </w:rPr>
        <w:t>进行</w:t>
      </w:r>
      <w:r w:rsidRPr="00BD7742">
        <w:rPr>
          <w:rFonts w:ascii="微软雅黑" w:eastAsia="微软雅黑" w:hAnsi="微软雅黑"/>
        </w:rPr>
        <w:t>预览测试，</w:t>
      </w:r>
      <w:r w:rsidRPr="00BD7742">
        <w:rPr>
          <w:rFonts w:ascii="微软雅黑" w:eastAsia="微软雅黑" w:hAnsi="微软雅黑" w:hint="eastAsia"/>
        </w:rPr>
        <w:t>弹出预览</w:t>
      </w:r>
      <w:r w:rsidRPr="00BD7742">
        <w:rPr>
          <w:rFonts w:ascii="微软雅黑" w:eastAsia="微软雅黑" w:hAnsi="微软雅黑"/>
        </w:rPr>
        <w:t>测试</w:t>
      </w:r>
      <w:r w:rsidRPr="00BD7742">
        <w:rPr>
          <w:rFonts w:ascii="微软雅黑" w:eastAsia="微软雅黑" w:hAnsi="微软雅黑" w:hint="eastAsia"/>
        </w:rPr>
        <w:t>弹窗，</w:t>
      </w:r>
      <w:r>
        <w:rPr>
          <w:rFonts w:ascii="微软雅黑" w:eastAsia="微软雅黑" w:hAnsi="微软雅黑" w:hint="eastAsia"/>
        </w:rPr>
        <w:t>可填写</w:t>
      </w:r>
      <w:r>
        <w:rPr>
          <w:rFonts w:ascii="微软雅黑" w:eastAsia="微软雅黑" w:hAnsi="微软雅黑"/>
        </w:rPr>
        <w:t>测试</w:t>
      </w:r>
      <w:r>
        <w:rPr>
          <w:rFonts w:ascii="微软雅黑" w:eastAsia="微软雅黑" w:hAnsi="微软雅黑" w:hint="eastAsia"/>
        </w:rPr>
        <w:t>IMEI码（</w:t>
      </w:r>
      <w:r w:rsidRPr="00B03DB3">
        <w:rPr>
          <w:rFonts w:ascii="微软雅黑" w:eastAsia="微软雅黑" w:hAnsi="微软雅黑" w:hint="eastAsia"/>
        </w:rPr>
        <w:t>可填写1-20个，历史填写的可记忆，修改</w:t>
      </w:r>
      <w:r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确定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推送到</w:t>
      </w:r>
      <w:r>
        <w:rPr>
          <w:rFonts w:ascii="微软雅黑" w:eastAsia="微软雅黑" w:hAnsi="微软雅黑"/>
        </w:rPr>
        <w:t>指定IMEI</w:t>
      </w:r>
      <w:r>
        <w:rPr>
          <w:rFonts w:ascii="微软雅黑" w:eastAsia="微软雅黑" w:hAnsi="微软雅黑" w:hint="eastAsia"/>
        </w:rPr>
        <w:t>码的</w:t>
      </w:r>
      <w:r>
        <w:rPr>
          <w:rFonts w:ascii="微软雅黑" w:eastAsia="微软雅黑" w:hAnsi="微软雅黑"/>
        </w:rPr>
        <w:t>设备上，</w:t>
      </w:r>
      <w:r w:rsidRPr="00BD7742">
        <w:rPr>
          <w:rFonts w:ascii="微软雅黑" w:eastAsia="微软雅黑" w:hAnsi="微软雅黑"/>
        </w:rPr>
        <w:t>点击空白处弹窗消失；</w:t>
      </w:r>
    </w:p>
    <w:p w:rsidR="00D83714" w:rsidRPr="00BD7742" w:rsidRDefault="00D83714" w:rsidP="00D83714">
      <w:pPr>
        <w:pStyle w:val="afffc"/>
        <w:ind w:left="204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6C98C76" wp14:editId="7D1E3D4A">
            <wp:extent cx="3716152" cy="2250716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6005" cy="228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58" w:rsidRPr="00BD7742" w:rsidRDefault="007C0458" w:rsidP="007C0458">
      <w:pPr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</w:rPr>
        <w:t>6.</w:t>
      </w:r>
      <w:r w:rsidRPr="00BD7742">
        <w:rPr>
          <w:rFonts w:ascii="微软雅黑" w:eastAsia="微软雅黑" w:hAnsi="微软雅黑" w:hint="eastAsia"/>
        </w:rPr>
        <w:t>无卡片时</w:t>
      </w:r>
      <w:r w:rsidRPr="00BD7742">
        <w:rPr>
          <w:rFonts w:ascii="微软雅黑" w:eastAsia="微软雅黑" w:hAnsi="微软雅黑"/>
        </w:rPr>
        <w:t>显示如下</w:t>
      </w:r>
      <w:r w:rsidRPr="00BD7742">
        <w:rPr>
          <w:rFonts w:ascii="微软雅黑" w:eastAsia="微软雅黑" w:hAnsi="微软雅黑" w:hint="eastAsia"/>
        </w:rPr>
        <w:t>：</w:t>
      </w:r>
    </w:p>
    <w:p w:rsidR="007C0458" w:rsidRDefault="00C35DD2" w:rsidP="005347EC">
      <w:pPr>
        <w:pStyle w:val="afffc"/>
        <w:ind w:left="120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0C224974" wp14:editId="1A68AD80">
            <wp:extent cx="4941468" cy="222899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3227" cy="223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94" w:rsidRDefault="001E5994" w:rsidP="00937B4E">
      <w:pPr>
        <w:rPr>
          <w:rFonts w:ascii="微软雅黑" w:eastAsia="微软雅黑" w:hAnsi="微软雅黑"/>
        </w:rPr>
      </w:pPr>
    </w:p>
    <w:p w:rsidR="00937B4E" w:rsidRDefault="00937B4E" w:rsidP="00937B4E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新建调研</w:t>
      </w:r>
      <w:r>
        <w:rPr>
          <w:rFonts w:ascii="微软雅黑" w:eastAsia="微软雅黑" w:hAnsi="微软雅黑"/>
        </w:rPr>
        <w:t>卡片</w:t>
      </w:r>
    </w:p>
    <w:p w:rsidR="00F65E94" w:rsidRPr="00BD7742" w:rsidRDefault="00F65E94" w:rsidP="00F65E94">
      <w:pPr>
        <w:ind w:firstLine="420"/>
        <w:jc w:val="left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活动编辑</w:t>
      </w:r>
      <w:r w:rsidRPr="00BD7742">
        <w:rPr>
          <w:rFonts w:ascii="微软雅黑" w:eastAsia="微软雅黑" w:hAnsi="微软雅黑"/>
        </w:rPr>
        <w:t>流程分为</w:t>
      </w:r>
      <w:r>
        <w:rPr>
          <w:rFonts w:ascii="微软雅黑" w:eastAsia="微软雅黑" w:hAnsi="微软雅黑" w:hint="eastAsia"/>
        </w:rPr>
        <w:t>个人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设置</w:t>
      </w:r>
      <w:r w:rsidRPr="00BD7742">
        <w:rPr>
          <w:rFonts w:ascii="微软雅黑" w:eastAsia="微软雅黑" w:hAnsi="微软雅黑" w:hint="eastAsia"/>
        </w:rPr>
        <w:t>（A）</w:t>
      </w:r>
      <w:r>
        <w:rPr>
          <w:rFonts w:ascii="微软雅黑" w:eastAsia="微软雅黑" w:hAnsi="微软雅黑"/>
        </w:rPr>
        <w:t>、</w:t>
      </w:r>
      <w:r>
        <w:rPr>
          <w:rFonts w:ascii="微软雅黑" w:eastAsia="微软雅黑" w:hAnsi="微软雅黑" w:hint="eastAsia"/>
        </w:rPr>
        <w:t>问题</w:t>
      </w:r>
      <w:r w:rsidRPr="00BD7742">
        <w:rPr>
          <w:rFonts w:ascii="微软雅黑" w:eastAsia="微软雅黑" w:hAnsi="微软雅黑" w:hint="eastAsia"/>
        </w:rPr>
        <w:t>设置（B）、</w:t>
      </w:r>
      <w:r>
        <w:rPr>
          <w:rFonts w:ascii="微软雅黑" w:eastAsia="微软雅黑" w:hAnsi="微软雅黑" w:hint="eastAsia"/>
        </w:rPr>
        <w:t>结束页设置</w:t>
      </w:r>
      <w:r w:rsidRPr="00BD7742">
        <w:rPr>
          <w:rFonts w:ascii="微软雅黑" w:eastAsia="微软雅黑" w:hAnsi="微软雅黑" w:hint="eastAsia"/>
        </w:rPr>
        <w:t>（C）</w:t>
      </w:r>
      <w:r w:rsidRPr="00BD7742">
        <w:rPr>
          <w:rFonts w:ascii="微软雅黑" w:eastAsia="微软雅黑" w:hAnsi="微软雅黑"/>
        </w:rPr>
        <w:t>、</w:t>
      </w:r>
      <w:r w:rsidR="00691929">
        <w:rPr>
          <w:rFonts w:ascii="微软雅黑" w:eastAsia="微软雅黑" w:hAnsi="微软雅黑" w:hint="eastAsia"/>
        </w:rPr>
        <w:t>出卡</w:t>
      </w:r>
      <w:r w:rsidR="00691929">
        <w:rPr>
          <w:rFonts w:ascii="微软雅黑" w:eastAsia="微软雅黑" w:hAnsi="微软雅黑"/>
        </w:rPr>
        <w:t>规则设置</w:t>
      </w:r>
      <w:r w:rsidR="00691929" w:rsidRPr="00BD7742">
        <w:rPr>
          <w:rFonts w:ascii="微软雅黑" w:eastAsia="微软雅黑" w:hAnsi="微软雅黑" w:hint="eastAsia"/>
        </w:rPr>
        <w:t>（</w:t>
      </w:r>
      <w:r w:rsidR="00691929">
        <w:rPr>
          <w:rFonts w:ascii="微软雅黑" w:eastAsia="微软雅黑" w:hAnsi="微软雅黑"/>
        </w:rPr>
        <w:t>D</w:t>
      </w:r>
      <w:r w:rsidR="00691929" w:rsidRPr="00BD7742">
        <w:rPr>
          <w:rFonts w:ascii="微软雅黑" w:eastAsia="微软雅黑" w:hAnsi="微软雅黑" w:hint="eastAsia"/>
        </w:rPr>
        <w:t>）</w:t>
      </w:r>
      <w:r w:rsidR="00691929">
        <w:rPr>
          <w:rFonts w:ascii="微软雅黑" w:eastAsia="微软雅黑" w:hAnsi="微软雅黑"/>
        </w:rPr>
        <w:t>、</w:t>
      </w:r>
      <w:r>
        <w:rPr>
          <w:rFonts w:ascii="微软雅黑" w:eastAsia="微软雅黑" w:hAnsi="微软雅黑" w:hint="eastAsia"/>
        </w:rPr>
        <w:t>完成创建</w:t>
      </w:r>
      <w:r w:rsidR="00691929" w:rsidRPr="00BD7742">
        <w:rPr>
          <w:rFonts w:ascii="微软雅黑" w:eastAsia="微软雅黑" w:hAnsi="微软雅黑" w:hint="eastAsia"/>
        </w:rPr>
        <w:t>（</w:t>
      </w:r>
      <w:r w:rsidR="00691929">
        <w:rPr>
          <w:rFonts w:ascii="微软雅黑" w:eastAsia="微软雅黑" w:hAnsi="微软雅黑"/>
        </w:rPr>
        <w:t>E</w:t>
      </w:r>
      <w:r w:rsidR="00691929" w:rsidRPr="00BD7742">
        <w:rPr>
          <w:rFonts w:ascii="微软雅黑" w:eastAsia="微软雅黑" w:hAnsi="微软雅黑" w:hint="eastAsia"/>
        </w:rPr>
        <w:t>）</w:t>
      </w:r>
      <w:r w:rsidRPr="00BD7742">
        <w:rPr>
          <w:rFonts w:ascii="微软雅黑" w:eastAsia="微软雅黑" w:hAnsi="微软雅黑" w:hint="eastAsia"/>
        </w:rPr>
        <w:t>三个</w:t>
      </w:r>
      <w:r w:rsidRPr="00BD7742">
        <w:rPr>
          <w:rFonts w:ascii="微软雅黑" w:eastAsia="微软雅黑" w:hAnsi="微软雅黑"/>
        </w:rPr>
        <w:t>步骤</w:t>
      </w:r>
      <w:r w:rsidRPr="00BD7742">
        <w:rPr>
          <w:rFonts w:ascii="微软雅黑" w:eastAsia="微软雅黑" w:hAnsi="微软雅黑" w:hint="eastAsia"/>
        </w:rPr>
        <w:t>，</w:t>
      </w:r>
      <w:r w:rsidRPr="00BD7742">
        <w:rPr>
          <w:rFonts w:ascii="微软雅黑" w:eastAsia="微软雅黑" w:hAnsi="微软雅黑"/>
        </w:rPr>
        <w:t>页面上方</w:t>
      </w:r>
      <w:r w:rsidRPr="00BD7742">
        <w:rPr>
          <w:rFonts w:ascii="微软雅黑" w:eastAsia="微软雅黑" w:hAnsi="微软雅黑" w:hint="eastAsia"/>
        </w:rPr>
        <w:t>显示</w:t>
      </w:r>
      <w:r w:rsidRPr="00BD7742">
        <w:rPr>
          <w:rFonts w:ascii="微软雅黑" w:eastAsia="微软雅黑" w:hAnsi="微软雅黑"/>
        </w:rPr>
        <w:t>全部步骤。</w:t>
      </w:r>
    </w:p>
    <w:p w:rsidR="00F65E94" w:rsidRPr="00B750ED" w:rsidRDefault="00B750ED" w:rsidP="00F65E94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BCCFDB4" wp14:editId="222DA89A">
            <wp:extent cx="6645910" cy="538480"/>
            <wp:effectExtent l="19050" t="19050" r="21590" b="139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848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F65E94" w:rsidRDefault="00F65E94" w:rsidP="00F65E94">
      <w:pPr>
        <w:pStyle w:val="affff"/>
        <w:numPr>
          <w:ilvl w:val="0"/>
          <w:numId w:val="27"/>
        </w:num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个人</w:t>
      </w:r>
      <w:r>
        <w:rPr>
          <w:rFonts w:ascii="微软雅黑" w:eastAsia="微软雅黑" w:hAnsi="微软雅黑" w:cs="宋体"/>
        </w:rPr>
        <w:t>信息</w:t>
      </w:r>
      <w:ins w:id="58" w:author="AutoBVT" w:date="2019-05-15T15:30:00Z">
        <w:r w:rsidR="00A5240E">
          <w:rPr>
            <w:rFonts w:ascii="微软雅黑" w:eastAsia="微软雅黑" w:hAnsi="微软雅黑" w:cs="宋体" w:hint="eastAsia"/>
          </w:rPr>
          <w:t>可</w:t>
        </w:r>
        <w:r w:rsidR="00A5240E">
          <w:rPr>
            <w:rFonts w:ascii="微软雅黑" w:eastAsia="微软雅黑" w:hAnsi="微软雅黑" w:cs="宋体"/>
          </w:rPr>
          <w:t>配置问题</w:t>
        </w:r>
      </w:ins>
      <w:ins w:id="59" w:author="AutoBVT" w:date="2019-05-15T15:31:00Z">
        <w:r w:rsidR="00A5240E">
          <w:rPr>
            <w:rFonts w:ascii="微软雅黑" w:eastAsia="微软雅黑" w:hAnsi="微软雅黑" w:cs="宋体"/>
          </w:rPr>
          <w:t>，配置</w:t>
        </w:r>
        <w:r w:rsidR="00A5240E">
          <w:rPr>
            <w:rFonts w:ascii="微软雅黑" w:eastAsia="微软雅黑" w:hAnsi="微软雅黑" w:cs="宋体" w:hint="eastAsia"/>
          </w:rPr>
          <w:t>方法</w:t>
        </w:r>
        <w:r w:rsidR="00A5240E">
          <w:rPr>
            <w:rFonts w:ascii="微软雅黑" w:eastAsia="微软雅黑" w:hAnsi="微软雅黑" w:cs="宋体"/>
          </w:rPr>
          <w:t>与问卷</w:t>
        </w:r>
        <w:r w:rsidR="00A5240E">
          <w:rPr>
            <w:rFonts w:ascii="微软雅黑" w:eastAsia="微软雅黑" w:hAnsi="微软雅黑" w:cs="宋体" w:hint="eastAsia"/>
          </w:rPr>
          <w:t>设置</w:t>
        </w:r>
        <w:r w:rsidR="00A5240E">
          <w:rPr>
            <w:rFonts w:ascii="微软雅黑" w:eastAsia="微软雅黑" w:hAnsi="微软雅黑" w:cs="宋体"/>
          </w:rPr>
          <w:t>一致</w:t>
        </w:r>
      </w:ins>
      <w:del w:id="60" w:author="AutoBVT" w:date="2019-05-15T15:30:00Z">
        <w:r w:rsidDel="00A5240E">
          <w:rPr>
            <w:rFonts w:ascii="微软雅黑" w:eastAsia="微软雅黑" w:hAnsi="微软雅黑" w:cs="宋体"/>
          </w:rPr>
          <w:delText>设置</w:delText>
        </w:r>
      </w:del>
      <w:r w:rsidRPr="00A5240E">
        <w:rPr>
          <w:rFonts w:ascii="微软雅黑" w:eastAsia="微软雅黑" w:hAnsi="微软雅黑" w:cs="宋体"/>
          <w:strike/>
          <w:color w:val="BFBFBF" w:themeColor="background1" w:themeShade="BF"/>
          <w:rPrChange w:id="61" w:author="AutoBVT" w:date="2019-05-15T15:30:00Z">
            <w:rPr>
              <w:rFonts w:ascii="微软雅黑" w:eastAsia="微软雅黑" w:hAnsi="微软雅黑" w:cs="宋体"/>
            </w:rPr>
          </w:rPrChange>
        </w:rPr>
        <w:t>可选择使用默认设置</w:t>
      </w:r>
      <w:r w:rsidRPr="00A5240E">
        <w:rPr>
          <w:rFonts w:ascii="微软雅黑" w:eastAsia="微软雅黑" w:hAnsi="微软雅黑" w:cs="宋体" w:hint="eastAsia"/>
          <w:strike/>
          <w:color w:val="BFBFBF" w:themeColor="background1" w:themeShade="BF"/>
          <w:rPrChange w:id="62" w:author="AutoBVT" w:date="2019-05-15T15:30:00Z">
            <w:rPr>
              <w:rFonts w:ascii="微软雅黑" w:eastAsia="微软雅黑" w:hAnsi="微软雅黑" w:cs="宋体" w:hint="eastAsia"/>
            </w:rPr>
          </w:rPrChange>
        </w:rPr>
        <w:t>或</w:t>
      </w:r>
      <w:r w:rsidRPr="00A5240E">
        <w:rPr>
          <w:rFonts w:ascii="微软雅黑" w:eastAsia="微软雅黑" w:hAnsi="微软雅黑" w:cs="宋体"/>
          <w:strike/>
          <w:color w:val="BFBFBF" w:themeColor="background1" w:themeShade="BF"/>
          <w:rPrChange w:id="63" w:author="AutoBVT" w:date="2019-05-15T15:30:00Z">
            <w:rPr>
              <w:rFonts w:ascii="微软雅黑" w:eastAsia="微软雅黑" w:hAnsi="微软雅黑" w:cs="宋体"/>
            </w:rPr>
          </w:rPrChange>
        </w:rPr>
        <w:t>自定义设置，默认设置为：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271"/>
        <w:gridCol w:w="8765"/>
      </w:tblGrid>
      <w:tr w:rsidR="00A5240E" w:rsidRPr="00A5240E" w:rsidTr="00BB6A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65E94" w:rsidRPr="00A5240E" w:rsidRDefault="00F65E94" w:rsidP="00061AEB">
            <w:pPr>
              <w:pStyle w:val="affff"/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64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</w:pPr>
            <w:r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65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设置</w:t>
            </w:r>
            <w:r w:rsidRPr="00A5240E"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66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  <w:t>项</w:t>
            </w:r>
          </w:p>
        </w:tc>
        <w:tc>
          <w:tcPr>
            <w:tcW w:w="8765" w:type="dxa"/>
          </w:tcPr>
          <w:p w:rsidR="00F65E94" w:rsidRPr="00A5240E" w:rsidRDefault="00F65E94" w:rsidP="00061AEB">
            <w:pPr>
              <w:pStyle w:val="affff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67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</w:pPr>
            <w:r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68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内容</w:t>
            </w:r>
          </w:p>
        </w:tc>
      </w:tr>
      <w:tr w:rsidR="00A5240E" w:rsidRPr="00A5240E" w:rsidTr="00BB6A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65E94" w:rsidRPr="00A5240E" w:rsidRDefault="00F65E94" w:rsidP="00061AEB">
            <w:pPr>
              <w:pStyle w:val="affff"/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69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</w:pPr>
            <w:r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70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标题</w:t>
            </w:r>
          </w:p>
        </w:tc>
        <w:tc>
          <w:tcPr>
            <w:tcW w:w="8765" w:type="dxa"/>
          </w:tcPr>
          <w:p w:rsidR="00F65E94" w:rsidRPr="00A5240E" w:rsidRDefault="00F65E94" w:rsidP="00061AEB">
            <w:pPr>
              <w:pStyle w:val="affff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71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</w:pPr>
            <w:r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72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个人</w:t>
            </w:r>
            <w:r w:rsidRPr="00A5240E"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73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  <w:t>信息</w:t>
            </w:r>
            <w:r w:rsidR="00137B72"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74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（固定</w:t>
            </w:r>
            <w:r w:rsidR="00137B72" w:rsidRPr="00A5240E"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75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  <w:t>不可修改</w:t>
            </w:r>
            <w:r w:rsidR="00137B72"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76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）</w:t>
            </w:r>
          </w:p>
        </w:tc>
      </w:tr>
      <w:tr w:rsidR="00A5240E" w:rsidRPr="00A5240E" w:rsidTr="00BB6AA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65E94" w:rsidRPr="00A5240E" w:rsidRDefault="00F65E94" w:rsidP="00061AEB">
            <w:pPr>
              <w:pStyle w:val="affff"/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77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</w:pPr>
            <w:r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78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采集</w:t>
            </w:r>
            <w:r w:rsidRPr="00A5240E"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79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  <w:t>说明</w:t>
            </w:r>
          </w:p>
        </w:tc>
        <w:tc>
          <w:tcPr>
            <w:tcW w:w="8765" w:type="dxa"/>
          </w:tcPr>
          <w:p w:rsidR="00F65E94" w:rsidRPr="00A5240E" w:rsidRDefault="00F65E94" w:rsidP="00061AEB">
            <w:pPr>
              <w:pStyle w:val="a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80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</w:pPr>
            <w:r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81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我们保证将对您的信息严格保密，不用作其他用途。</w:t>
            </w:r>
            <w:r w:rsidR="00137B72"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82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（固定</w:t>
            </w:r>
            <w:r w:rsidR="00137B72" w:rsidRPr="00A5240E"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83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  <w:t>不可修改</w:t>
            </w:r>
            <w:r w:rsidR="00137B72"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84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）</w:t>
            </w:r>
          </w:p>
        </w:tc>
      </w:tr>
      <w:tr w:rsidR="00A5240E" w:rsidRPr="00A5240E" w:rsidTr="00BB6A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65E94" w:rsidRPr="00A5240E" w:rsidRDefault="00F65E94" w:rsidP="00061AEB">
            <w:pPr>
              <w:pStyle w:val="affff"/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85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</w:pPr>
            <w:r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86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lastRenderedPageBreak/>
              <w:t>题</w:t>
            </w:r>
            <w:r w:rsidRPr="00A5240E"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87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  <w:t>一</w:t>
            </w:r>
          </w:p>
        </w:tc>
        <w:tc>
          <w:tcPr>
            <w:tcW w:w="8765" w:type="dxa"/>
          </w:tcPr>
          <w:p w:rsidR="00F65E94" w:rsidRPr="00A5240E" w:rsidRDefault="00F65E94" w:rsidP="00061AEB">
            <w:pPr>
              <w:pStyle w:val="affff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88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</w:pPr>
            <w:r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89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您的</w:t>
            </w:r>
            <w:r w:rsidRPr="00A5240E"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90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  <w:t>性别（</w:t>
            </w:r>
            <w:r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91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单选，</w:t>
            </w:r>
            <w:r w:rsidRPr="00A5240E"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92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  <w:t>男、女）</w:t>
            </w:r>
            <w:r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93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，</w:t>
            </w:r>
            <w:r w:rsidRPr="00A5240E"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94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  <w:t>必填</w:t>
            </w:r>
          </w:p>
        </w:tc>
      </w:tr>
      <w:tr w:rsidR="00A5240E" w:rsidRPr="00A5240E" w:rsidTr="00BB6AA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65E94" w:rsidRPr="00A5240E" w:rsidRDefault="00F65E94" w:rsidP="00061AEB">
            <w:pPr>
              <w:pStyle w:val="affff"/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95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</w:pPr>
            <w:r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96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题</w:t>
            </w:r>
            <w:r w:rsidRPr="00A5240E"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97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  <w:t>二</w:t>
            </w:r>
          </w:p>
        </w:tc>
        <w:tc>
          <w:tcPr>
            <w:tcW w:w="8765" w:type="dxa"/>
          </w:tcPr>
          <w:p w:rsidR="00F65E94" w:rsidRPr="00A5240E" w:rsidRDefault="00F65E94" w:rsidP="00061AEB">
            <w:pPr>
              <w:pStyle w:val="a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98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</w:pPr>
            <w:r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99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您的</w:t>
            </w:r>
            <w:r w:rsidRPr="00A5240E"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100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  <w:t>年龄（</w:t>
            </w:r>
            <w:r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101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单选</w:t>
            </w:r>
            <w:r w:rsidRPr="00A5240E"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102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  <w:t>，</w:t>
            </w:r>
            <w:r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103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选项由产品</w:t>
            </w:r>
            <w:r w:rsidRPr="00A5240E"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104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  <w:t>经理提供）</w:t>
            </w:r>
            <w:r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105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，</w:t>
            </w:r>
            <w:r w:rsidRPr="00A5240E"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106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  <w:t>必填</w:t>
            </w:r>
          </w:p>
        </w:tc>
      </w:tr>
      <w:tr w:rsidR="00A5240E" w:rsidRPr="00A5240E" w:rsidTr="00BB6A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65E94" w:rsidRPr="00A5240E" w:rsidRDefault="00F65E94" w:rsidP="00061AEB">
            <w:pPr>
              <w:pStyle w:val="affff"/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107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</w:pPr>
            <w:r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108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题</w:t>
            </w:r>
            <w:r w:rsidRPr="00A5240E"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109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  <w:t>三</w:t>
            </w:r>
          </w:p>
        </w:tc>
        <w:tc>
          <w:tcPr>
            <w:tcW w:w="8765" w:type="dxa"/>
          </w:tcPr>
          <w:p w:rsidR="00F65E94" w:rsidRPr="00A5240E" w:rsidRDefault="00F65E94" w:rsidP="00061AEB">
            <w:pPr>
              <w:pStyle w:val="affff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110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</w:pPr>
            <w:r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111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您的</w:t>
            </w:r>
            <w:r w:rsidRPr="00A5240E"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112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  <w:t>职业（</w:t>
            </w:r>
            <w:r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113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单选</w:t>
            </w:r>
            <w:r w:rsidRPr="00A5240E"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114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  <w:t>，</w:t>
            </w:r>
            <w:r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115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选项由产品</w:t>
            </w:r>
            <w:r w:rsidRPr="00A5240E"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116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  <w:t>经理提供）</w:t>
            </w:r>
            <w:r w:rsidRPr="00A5240E">
              <w:rPr>
                <w:rFonts w:ascii="微软雅黑" w:eastAsia="微软雅黑" w:hAnsi="微软雅黑" w:cs="宋体" w:hint="eastAsia"/>
                <w:strike/>
                <w:color w:val="BFBFBF" w:themeColor="background1" w:themeShade="BF"/>
                <w:szCs w:val="21"/>
                <w:rPrChange w:id="117" w:author="AutoBVT" w:date="2019-05-15T15:31:00Z">
                  <w:rPr>
                    <w:rFonts w:ascii="微软雅黑" w:eastAsia="微软雅黑" w:hAnsi="微软雅黑" w:cs="宋体" w:hint="eastAsia"/>
                    <w:szCs w:val="21"/>
                  </w:rPr>
                </w:rPrChange>
              </w:rPr>
              <w:t>，</w:t>
            </w:r>
            <w:r w:rsidRPr="00A5240E">
              <w:rPr>
                <w:rFonts w:ascii="微软雅黑" w:eastAsia="微软雅黑" w:hAnsi="微软雅黑" w:cs="宋体"/>
                <w:strike/>
                <w:color w:val="BFBFBF" w:themeColor="background1" w:themeShade="BF"/>
                <w:szCs w:val="21"/>
                <w:rPrChange w:id="118" w:author="AutoBVT" w:date="2019-05-15T15:31:00Z">
                  <w:rPr>
                    <w:rFonts w:ascii="微软雅黑" w:eastAsia="微软雅黑" w:hAnsi="微软雅黑" w:cs="宋体"/>
                    <w:szCs w:val="21"/>
                  </w:rPr>
                </w:rPrChange>
              </w:rPr>
              <w:t>必填</w:t>
            </w:r>
          </w:p>
        </w:tc>
      </w:tr>
    </w:tbl>
    <w:p w:rsidR="00F65E94" w:rsidRPr="00A5240E" w:rsidRDefault="00F65E94" w:rsidP="00F65E94">
      <w:pPr>
        <w:pStyle w:val="affff"/>
        <w:ind w:left="420"/>
        <w:rPr>
          <w:rFonts w:ascii="微软雅黑" w:eastAsia="微软雅黑" w:hAnsi="微软雅黑" w:cs="宋体"/>
          <w:strike/>
          <w:color w:val="BFBFBF" w:themeColor="background1" w:themeShade="BF"/>
          <w:rPrChange w:id="119" w:author="AutoBVT" w:date="2019-05-15T15:31:00Z">
            <w:rPr>
              <w:rFonts w:ascii="微软雅黑" w:eastAsia="微软雅黑" w:hAnsi="微软雅黑" w:cs="宋体"/>
            </w:rPr>
          </w:rPrChange>
        </w:rPr>
      </w:pPr>
      <w:r w:rsidRPr="00A5240E">
        <w:rPr>
          <w:rFonts w:ascii="微软雅黑" w:eastAsia="微软雅黑" w:hAnsi="微软雅黑" w:cs="宋体" w:hint="eastAsia"/>
          <w:strike/>
          <w:color w:val="BFBFBF" w:themeColor="background1" w:themeShade="BF"/>
          <w:rPrChange w:id="120" w:author="AutoBVT" w:date="2019-05-15T15:31:00Z">
            <w:rPr>
              <w:rFonts w:ascii="微软雅黑" w:eastAsia="微软雅黑" w:hAnsi="微软雅黑" w:cs="宋体" w:hint="eastAsia"/>
            </w:rPr>
          </w:rPrChange>
        </w:rPr>
        <w:t>自定义设置</w:t>
      </w:r>
      <w:r w:rsidRPr="00A5240E">
        <w:rPr>
          <w:rFonts w:ascii="微软雅黑" w:eastAsia="微软雅黑" w:hAnsi="微软雅黑" w:cs="宋体"/>
          <w:strike/>
          <w:color w:val="BFBFBF" w:themeColor="background1" w:themeShade="BF"/>
          <w:rPrChange w:id="121" w:author="AutoBVT" w:date="2019-05-15T15:31:00Z">
            <w:rPr>
              <w:rFonts w:ascii="微软雅黑" w:eastAsia="微软雅黑" w:hAnsi="微软雅黑" w:cs="宋体"/>
            </w:rPr>
          </w:rPrChange>
        </w:rPr>
        <w:t>可对以上</w:t>
      </w:r>
      <w:r w:rsidRPr="00A5240E">
        <w:rPr>
          <w:rFonts w:ascii="微软雅黑" w:eastAsia="微软雅黑" w:hAnsi="微软雅黑" w:cs="宋体" w:hint="eastAsia"/>
          <w:strike/>
          <w:color w:val="BFBFBF" w:themeColor="background1" w:themeShade="BF"/>
          <w:rPrChange w:id="122" w:author="AutoBVT" w:date="2019-05-15T15:31:00Z">
            <w:rPr>
              <w:rFonts w:ascii="微软雅黑" w:eastAsia="微软雅黑" w:hAnsi="微软雅黑" w:cs="宋体" w:hint="eastAsia"/>
            </w:rPr>
          </w:rPrChange>
        </w:rPr>
        <w:t>设置项</w:t>
      </w:r>
      <w:r w:rsidRPr="00A5240E">
        <w:rPr>
          <w:rFonts w:ascii="微软雅黑" w:eastAsia="微软雅黑" w:hAnsi="微软雅黑" w:cs="宋体"/>
          <w:strike/>
          <w:color w:val="BFBFBF" w:themeColor="background1" w:themeShade="BF"/>
          <w:rPrChange w:id="123" w:author="AutoBVT" w:date="2019-05-15T15:31:00Z">
            <w:rPr>
              <w:rFonts w:ascii="微软雅黑" w:eastAsia="微软雅黑" w:hAnsi="微软雅黑" w:cs="宋体"/>
            </w:rPr>
          </w:rPrChange>
        </w:rPr>
        <w:t>进行设置</w:t>
      </w:r>
      <w:r w:rsidRPr="00A5240E">
        <w:rPr>
          <w:rFonts w:ascii="微软雅黑" w:eastAsia="微软雅黑" w:hAnsi="微软雅黑" w:cs="宋体" w:hint="eastAsia"/>
          <w:strike/>
          <w:color w:val="BFBFBF" w:themeColor="background1" w:themeShade="BF"/>
          <w:rPrChange w:id="124" w:author="AutoBVT" w:date="2019-05-15T15:31:00Z">
            <w:rPr>
              <w:rFonts w:ascii="微软雅黑" w:eastAsia="微软雅黑" w:hAnsi="微软雅黑" w:cs="宋体" w:hint="eastAsia"/>
            </w:rPr>
          </w:rPrChange>
        </w:rPr>
        <w:t>，</w:t>
      </w:r>
      <w:r w:rsidRPr="00A5240E">
        <w:rPr>
          <w:rFonts w:ascii="微软雅黑" w:eastAsia="微软雅黑" w:hAnsi="微软雅黑" w:cs="宋体"/>
          <w:strike/>
          <w:color w:val="BFBFBF" w:themeColor="background1" w:themeShade="BF"/>
          <w:rPrChange w:id="125" w:author="AutoBVT" w:date="2019-05-15T15:31:00Z">
            <w:rPr>
              <w:rFonts w:ascii="微软雅黑" w:eastAsia="微软雅黑" w:hAnsi="微软雅黑" w:cs="宋体"/>
            </w:rPr>
          </w:rPrChange>
        </w:rPr>
        <w:t>设置</w:t>
      </w:r>
      <w:r w:rsidRPr="00A5240E">
        <w:rPr>
          <w:rFonts w:ascii="微软雅黑" w:eastAsia="微软雅黑" w:hAnsi="微软雅黑" w:cs="宋体" w:hint="eastAsia"/>
          <w:strike/>
          <w:color w:val="BFBFBF" w:themeColor="background1" w:themeShade="BF"/>
          <w:rPrChange w:id="126" w:author="AutoBVT" w:date="2019-05-15T15:31:00Z">
            <w:rPr>
              <w:rFonts w:ascii="微软雅黑" w:eastAsia="微软雅黑" w:hAnsi="微软雅黑" w:cs="宋体" w:hint="eastAsia"/>
            </w:rPr>
          </w:rPrChange>
        </w:rPr>
        <w:t>方法</w:t>
      </w:r>
      <w:r w:rsidRPr="00A5240E">
        <w:rPr>
          <w:rFonts w:ascii="微软雅黑" w:eastAsia="微软雅黑" w:hAnsi="微软雅黑" w:cs="宋体"/>
          <w:strike/>
          <w:color w:val="BFBFBF" w:themeColor="background1" w:themeShade="BF"/>
          <w:rPrChange w:id="127" w:author="AutoBVT" w:date="2019-05-15T15:31:00Z">
            <w:rPr>
              <w:rFonts w:ascii="微软雅黑" w:eastAsia="微软雅黑" w:hAnsi="微软雅黑" w:cs="宋体"/>
            </w:rPr>
          </w:rPrChange>
        </w:rPr>
        <w:t>与问题设置一致。</w:t>
      </w:r>
    </w:p>
    <w:p w:rsidR="00937B4E" w:rsidRDefault="004B661B" w:rsidP="00C02C91">
      <w:pPr>
        <w:pStyle w:val="affff"/>
        <w:numPr>
          <w:ilvl w:val="0"/>
          <w:numId w:val="27"/>
        </w:num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问题</w:t>
      </w:r>
      <w:r>
        <w:rPr>
          <w:rFonts w:ascii="微软雅黑" w:eastAsia="微软雅黑" w:hAnsi="微软雅黑" w:cs="宋体"/>
        </w:rPr>
        <w:t>设置可</w:t>
      </w:r>
      <w:r>
        <w:rPr>
          <w:rFonts w:ascii="微软雅黑" w:eastAsia="微软雅黑" w:hAnsi="微软雅黑" w:cs="宋体" w:hint="eastAsia"/>
        </w:rPr>
        <w:t>填写</w:t>
      </w:r>
      <w:r>
        <w:rPr>
          <w:rFonts w:ascii="微软雅黑" w:eastAsia="微软雅黑" w:hAnsi="微软雅黑" w:cs="宋体"/>
        </w:rPr>
        <w:t>问卷主题（</w:t>
      </w:r>
      <w:r>
        <w:rPr>
          <w:rFonts w:ascii="微软雅黑" w:eastAsia="微软雅黑" w:hAnsi="微软雅黑" w:cs="宋体" w:hint="eastAsia"/>
        </w:rPr>
        <w:t>必填</w:t>
      </w:r>
      <w:r>
        <w:rPr>
          <w:rFonts w:ascii="微软雅黑" w:eastAsia="微软雅黑" w:hAnsi="微软雅黑" w:cs="宋体"/>
        </w:rPr>
        <w:t>）</w:t>
      </w:r>
      <w:r>
        <w:rPr>
          <w:rFonts w:ascii="微软雅黑" w:eastAsia="微软雅黑" w:hAnsi="微软雅黑" w:cs="宋体" w:hint="eastAsia"/>
        </w:rPr>
        <w:t>和</w:t>
      </w:r>
      <w:r>
        <w:rPr>
          <w:rFonts w:ascii="微软雅黑" w:eastAsia="微软雅黑" w:hAnsi="微软雅黑" w:cs="宋体"/>
        </w:rPr>
        <w:t>问卷说明</w:t>
      </w:r>
      <w:r>
        <w:rPr>
          <w:rFonts w:ascii="微软雅黑" w:eastAsia="微软雅黑" w:hAnsi="微软雅黑" w:cs="宋体" w:hint="eastAsia"/>
        </w:rPr>
        <w:t>、</w:t>
      </w:r>
      <w:r>
        <w:rPr>
          <w:rFonts w:ascii="微软雅黑" w:eastAsia="微软雅黑" w:hAnsi="微软雅黑" w:cs="宋体"/>
        </w:rPr>
        <w:t>添加问题</w:t>
      </w:r>
      <w:r>
        <w:rPr>
          <w:rFonts w:ascii="微软雅黑" w:eastAsia="微软雅黑" w:hAnsi="微软雅黑" w:cs="宋体" w:hint="eastAsia"/>
        </w:rPr>
        <w:t>（至少</w:t>
      </w:r>
      <w:r>
        <w:rPr>
          <w:rFonts w:ascii="微软雅黑" w:eastAsia="微软雅黑" w:hAnsi="微软雅黑" w:cs="宋体"/>
        </w:rPr>
        <w:t>添加一个</w:t>
      </w:r>
      <w:r>
        <w:rPr>
          <w:rFonts w:ascii="微软雅黑" w:eastAsia="微软雅黑" w:hAnsi="微软雅黑" w:cs="宋体" w:hint="eastAsia"/>
        </w:rPr>
        <w:t>）</w:t>
      </w:r>
    </w:p>
    <w:p w:rsidR="004B661B" w:rsidRDefault="004B661B" w:rsidP="00C02C91">
      <w:pPr>
        <w:pStyle w:val="affff"/>
        <w:numPr>
          <w:ilvl w:val="0"/>
          <w:numId w:val="13"/>
        </w:num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添加</w:t>
      </w:r>
      <w:r>
        <w:rPr>
          <w:rFonts w:ascii="微软雅黑" w:eastAsia="微软雅黑" w:hAnsi="微软雅黑" w:cs="宋体"/>
        </w:rPr>
        <w:t>问题可通过点击左侧的</w:t>
      </w:r>
      <w:r>
        <w:rPr>
          <w:rFonts w:ascii="微软雅黑" w:eastAsia="微软雅黑" w:hAnsi="微软雅黑" w:cs="宋体" w:hint="eastAsia"/>
        </w:rPr>
        <w:t>悬浮菜单，</w:t>
      </w:r>
      <w:r>
        <w:rPr>
          <w:rFonts w:ascii="微软雅黑" w:eastAsia="微软雅黑" w:hAnsi="微软雅黑" w:cs="宋体"/>
        </w:rPr>
        <w:t>添加相应的问题</w:t>
      </w:r>
      <w:r>
        <w:rPr>
          <w:rFonts w:ascii="微软雅黑" w:eastAsia="微软雅黑" w:hAnsi="微软雅黑" w:cs="宋体" w:hint="eastAsia"/>
        </w:rPr>
        <w:t>，</w:t>
      </w:r>
      <w:r>
        <w:rPr>
          <w:rFonts w:ascii="微软雅黑" w:eastAsia="微软雅黑" w:hAnsi="微软雅黑" w:cs="宋体"/>
        </w:rPr>
        <w:t>每次只能添加一个问题，该问题确认创建后，才可以创建</w:t>
      </w:r>
      <w:r>
        <w:rPr>
          <w:rFonts w:ascii="微软雅黑" w:eastAsia="微软雅黑" w:hAnsi="微软雅黑" w:cs="宋体" w:hint="eastAsia"/>
        </w:rPr>
        <w:t>新的</w:t>
      </w:r>
      <w:r>
        <w:rPr>
          <w:rFonts w:ascii="微软雅黑" w:eastAsia="微软雅黑" w:hAnsi="微软雅黑" w:cs="宋体"/>
        </w:rPr>
        <w:t>问题</w:t>
      </w:r>
    </w:p>
    <w:p w:rsidR="00082CA9" w:rsidRDefault="00082CA9" w:rsidP="00082CA9">
      <w:pPr>
        <w:pStyle w:val="affff"/>
        <w:ind w:left="84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悬浮</w:t>
      </w:r>
      <w:r>
        <w:rPr>
          <w:rFonts w:ascii="微软雅黑" w:eastAsia="微软雅黑" w:hAnsi="微软雅黑" w:cs="宋体"/>
        </w:rPr>
        <w:t>菜单</w:t>
      </w:r>
      <w:r w:rsidR="00137B72">
        <w:rPr>
          <w:rFonts w:ascii="微软雅黑" w:eastAsia="微软雅黑" w:hAnsi="微软雅黑" w:cs="宋体" w:hint="eastAsia"/>
        </w:rPr>
        <w:t>（可</w:t>
      </w:r>
      <w:r w:rsidR="00137B72">
        <w:rPr>
          <w:rFonts w:ascii="微软雅黑" w:eastAsia="微软雅黑" w:hAnsi="微软雅黑" w:cs="宋体"/>
        </w:rPr>
        <w:t>随页面上下滑动</w:t>
      </w:r>
      <w:r w:rsidR="00137B72">
        <w:rPr>
          <w:rFonts w:ascii="微软雅黑" w:eastAsia="微软雅黑" w:hAnsi="微软雅黑" w:cs="宋体" w:hint="eastAsia"/>
        </w:rPr>
        <w:t>）</w:t>
      </w:r>
      <w:r>
        <w:rPr>
          <w:rFonts w:ascii="微软雅黑" w:eastAsia="微软雅黑" w:hAnsi="微软雅黑" w:cs="宋体"/>
        </w:rPr>
        <w:t>：</w:t>
      </w:r>
    </w:p>
    <w:p w:rsidR="00082CA9" w:rsidRDefault="00082CA9" w:rsidP="00082CA9">
      <w:pPr>
        <w:pStyle w:val="affff"/>
        <w:ind w:left="840"/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0" distR="0" wp14:anchorId="4CA9D6FD" wp14:editId="2AA986D9">
            <wp:extent cx="1685925" cy="15144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A9" w:rsidRDefault="00082CA9" w:rsidP="00082CA9">
      <w:pPr>
        <w:pStyle w:val="affff"/>
        <w:ind w:left="84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问题创建状态</w:t>
      </w:r>
      <w:r>
        <w:rPr>
          <w:rFonts w:ascii="微软雅黑" w:eastAsia="微软雅黑" w:hAnsi="微软雅黑" w:cs="宋体"/>
        </w:rPr>
        <w:t>：</w:t>
      </w:r>
    </w:p>
    <w:p w:rsidR="00082CA9" w:rsidRDefault="00082CA9" w:rsidP="00082CA9">
      <w:pPr>
        <w:pStyle w:val="affff"/>
        <w:ind w:left="840"/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0" distR="0" wp14:anchorId="44A6EBA1" wp14:editId="52AA4D30">
            <wp:extent cx="3861390" cy="3973550"/>
            <wp:effectExtent l="0" t="0" r="6350" b="825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8459" cy="398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A9" w:rsidRDefault="00082CA9" w:rsidP="00082CA9">
      <w:pPr>
        <w:pStyle w:val="affff"/>
        <w:ind w:left="84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lastRenderedPageBreak/>
        <w:t>确认创建状态</w:t>
      </w:r>
      <w:r>
        <w:rPr>
          <w:rFonts w:ascii="微软雅黑" w:eastAsia="微软雅黑" w:hAnsi="微软雅黑" w:cs="宋体"/>
        </w:rPr>
        <w:t>：</w:t>
      </w:r>
    </w:p>
    <w:p w:rsidR="00082CA9" w:rsidRDefault="00082CA9" w:rsidP="00082CA9">
      <w:pPr>
        <w:pStyle w:val="affff"/>
        <w:ind w:left="840"/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0" distR="0" wp14:anchorId="6A601223" wp14:editId="02A4B18B">
            <wp:extent cx="3630726" cy="2765888"/>
            <wp:effectExtent l="0" t="0" r="825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9024" cy="277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A9" w:rsidRDefault="00082CA9" w:rsidP="00082CA9">
      <w:pPr>
        <w:pStyle w:val="affff"/>
        <w:ind w:left="840"/>
        <w:rPr>
          <w:rFonts w:ascii="微软雅黑" w:eastAsia="微软雅黑" w:hAnsi="微软雅黑" w:cs="宋体"/>
        </w:rPr>
      </w:pPr>
    </w:p>
    <w:p w:rsidR="004B661B" w:rsidRPr="004B661B" w:rsidRDefault="004B661B" w:rsidP="00C02C91">
      <w:pPr>
        <w:pStyle w:val="affff"/>
        <w:numPr>
          <w:ilvl w:val="0"/>
          <w:numId w:val="13"/>
        </w:num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问题</w:t>
      </w:r>
      <w:r>
        <w:rPr>
          <w:rFonts w:ascii="微软雅黑" w:eastAsia="微软雅黑" w:hAnsi="微软雅黑" w:cs="宋体"/>
        </w:rPr>
        <w:t>类型及填写</w:t>
      </w:r>
      <w:r>
        <w:rPr>
          <w:rFonts w:ascii="微软雅黑" w:eastAsia="微软雅黑" w:hAnsi="微软雅黑" w:cs="宋体" w:hint="eastAsia"/>
        </w:rPr>
        <w:t>项</w:t>
      </w:r>
      <w:r>
        <w:rPr>
          <w:rFonts w:ascii="微软雅黑" w:eastAsia="微软雅黑" w:hAnsi="微软雅黑" w:cs="宋体"/>
        </w:rPr>
        <w:t>如下：</w:t>
      </w:r>
    </w:p>
    <w:tbl>
      <w:tblPr>
        <w:tblStyle w:val="affff0"/>
        <w:tblW w:w="0" w:type="auto"/>
        <w:jc w:val="center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</w:tblGrid>
      <w:tr w:rsidR="002535E4" w:rsidTr="002535E4">
        <w:trPr>
          <w:jc w:val="center"/>
        </w:trPr>
        <w:tc>
          <w:tcPr>
            <w:tcW w:w="2091" w:type="dxa"/>
          </w:tcPr>
          <w:p w:rsidR="002535E4" w:rsidRDefault="002535E4" w:rsidP="00937B4E">
            <w:pPr>
              <w:pStyle w:val="affff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题型</w:t>
            </w:r>
          </w:p>
        </w:tc>
        <w:tc>
          <w:tcPr>
            <w:tcW w:w="2091" w:type="dxa"/>
          </w:tcPr>
          <w:p w:rsidR="002535E4" w:rsidRDefault="002535E4" w:rsidP="00937B4E">
            <w:pPr>
              <w:pStyle w:val="affff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题型</w:t>
            </w:r>
            <w:r>
              <w:rPr>
                <w:rFonts w:ascii="微软雅黑" w:eastAsia="微软雅黑" w:hAnsi="微软雅黑" w:cs="宋体"/>
              </w:rPr>
              <w:t>设置</w:t>
            </w:r>
          </w:p>
        </w:tc>
        <w:tc>
          <w:tcPr>
            <w:tcW w:w="2091" w:type="dxa"/>
          </w:tcPr>
          <w:p w:rsidR="002535E4" w:rsidRDefault="002535E4" w:rsidP="00937B4E">
            <w:pPr>
              <w:pStyle w:val="affff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填写项</w:t>
            </w:r>
          </w:p>
        </w:tc>
        <w:tc>
          <w:tcPr>
            <w:tcW w:w="2091" w:type="dxa"/>
          </w:tcPr>
          <w:p w:rsidR="002535E4" w:rsidRDefault="002535E4" w:rsidP="004B661B">
            <w:pPr>
              <w:pStyle w:val="affff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填写项参数</w:t>
            </w:r>
          </w:p>
        </w:tc>
      </w:tr>
      <w:tr w:rsidR="002535E4" w:rsidTr="002535E4">
        <w:trPr>
          <w:jc w:val="center"/>
        </w:trPr>
        <w:tc>
          <w:tcPr>
            <w:tcW w:w="2091" w:type="dxa"/>
            <w:vMerge w:val="restart"/>
            <w:vAlign w:val="center"/>
          </w:tcPr>
          <w:p w:rsidR="002535E4" w:rsidRDefault="002535E4" w:rsidP="002535E4">
            <w:pPr>
              <w:pStyle w:val="affff"/>
              <w:jc w:val="center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单选</w:t>
            </w:r>
          </w:p>
        </w:tc>
        <w:tc>
          <w:tcPr>
            <w:tcW w:w="2091" w:type="dxa"/>
            <w:vMerge w:val="restart"/>
            <w:vAlign w:val="center"/>
          </w:tcPr>
          <w:p w:rsidR="002535E4" w:rsidRDefault="002535E4" w:rsidP="002535E4">
            <w:pPr>
              <w:pStyle w:val="affff"/>
              <w:jc w:val="center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必填/非必填</w:t>
            </w:r>
          </w:p>
        </w:tc>
        <w:tc>
          <w:tcPr>
            <w:tcW w:w="2091" w:type="dxa"/>
          </w:tcPr>
          <w:p w:rsidR="002535E4" w:rsidRDefault="002535E4" w:rsidP="00937B4E">
            <w:pPr>
              <w:pStyle w:val="affff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题目（必填）</w:t>
            </w:r>
          </w:p>
        </w:tc>
        <w:tc>
          <w:tcPr>
            <w:tcW w:w="2091" w:type="dxa"/>
          </w:tcPr>
          <w:p w:rsidR="002535E4" w:rsidRDefault="002535E4" w:rsidP="00937B4E">
            <w:pPr>
              <w:pStyle w:val="affff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/</w:t>
            </w:r>
          </w:p>
        </w:tc>
      </w:tr>
      <w:tr w:rsidR="002535E4" w:rsidTr="002535E4">
        <w:trPr>
          <w:jc w:val="center"/>
        </w:trPr>
        <w:tc>
          <w:tcPr>
            <w:tcW w:w="2091" w:type="dxa"/>
            <w:vMerge/>
          </w:tcPr>
          <w:p w:rsidR="002535E4" w:rsidRDefault="002535E4" w:rsidP="00937B4E">
            <w:pPr>
              <w:pStyle w:val="affff"/>
              <w:rPr>
                <w:rFonts w:ascii="微软雅黑" w:eastAsia="微软雅黑" w:hAnsi="微软雅黑" w:cs="宋体"/>
              </w:rPr>
            </w:pPr>
          </w:p>
        </w:tc>
        <w:tc>
          <w:tcPr>
            <w:tcW w:w="2091" w:type="dxa"/>
            <w:vMerge/>
          </w:tcPr>
          <w:p w:rsidR="002535E4" w:rsidRDefault="002535E4" w:rsidP="00937B4E">
            <w:pPr>
              <w:pStyle w:val="affff"/>
              <w:rPr>
                <w:rFonts w:ascii="微软雅黑" w:eastAsia="微软雅黑" w:hAnsi="微软雅黑" w:cs="宋体"/>
              </w:rPr>
            </w:pPr>
          </w:p>
        </w:tc>
        <w:tc>
          <w:tcPr>
            <w:tcW w:w="2091" w:type="dxa"/>
          </w:tcPr>
          <w:p w:rsidR="002535E4" w:rsidRDefault="002535E4" w:rsidP="00937B4E">
            <w:pPr>
              <w:pStyle w:val="affff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备注</w:t>
            </w:r>
          </w:p>
        </w:tc>
        <w:tc>
          <w:tcPr>
            <w:tcW w:w="2091" w:type="dxa"/>
          </w:tcPr>
          <w:p w:rsidR="002535E4" w:rsidRDefault="002535E4" w:rsidP="00937B4E">
            <w:pPr>
              <w:pStyle w:val="affff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/</w:t>
            </w:r>
          </w:p>
        </w:tc>
      </w:tr>
      <w:tr w:rsidR="002535E4" w:rsidTr="002535E4">
        <w:trPr>
          <w:jc w:val="center"/>
        </w:trPr>
        <w:tc>
          <w:tcPr>
            <w:tcW w:w="2091" w:type="dxa"/>
            <w:vMerge/>
          </w:tcPr>
          <w:p w:rsidR="002535E4" w:rsidRDefault="002535E4" w:rsidP="00937B4E">
            <w:pPr>
              <w:pStyle w:val="affff"/>
              <w:rPr>
                <w:rFonts w:ascii="微软雅黑" w:eastAsia="微软雅黑" w:hAnsi="微软雅黑" w:cs="宋体"/>
              </w:rPr>
            </w:pPr>
          </w:p>
        </w:tc>
        <w:tc>
          <w:tcPr>
            <w:tcW w:w="2091" w:type="dxa"/>
            <w:vMerge/>
          </w:tcPr>
          <w:p w:rsidR="002535E4" w:rsidRDefault="002535E4" w:rsidP="00937B4E">
            <w:pPr>
              <w:pStyle w:val="affff"/>
              <w:rPr>
                <w:rFonts w:ascii="微软雅黑" w:eastAsia="微软雅黑" w:hAnsi="微软雅黑" w:cs="宋体"/>
              </w:rPr>
            </w:pPr>
          </w:p>
        </w:tc>
        <w:tc>
          <w:tcPr>
            <w:tcW w:w="2091" w:type="dxa"/>
          </w:tcPr>
          <w:p w:rsidR="002535E4" w:rsidRDefault="002535E4" w:rsidP="00937B4E">
            <w:pPr>
              <w:pStyle w:val="affff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选项</w:t>
            </w:r>
          </w:p>
        </w:tc>
        <w:tc>
          <w:tcPr>
            <w:tcW w:w="2091" w:type="dxa"/>
          </w:tcPr>
          <w:p w:rsidR="002535E4" w:rsidRDefault="002535E4" w:rsidP="00937B4E">
            <w:pPr>
              <w:pStyle w:val="affff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至少</w:t>
            </w:r>
            <w:r>
              <w:rPr>
                <w:rFonts w:ascii="微软雅黑" w:eastAsia="微软雅黑" w:hAnsi="微软雅黑" w:cs="宋体"/>
              </w:rPr>
              <w:t>两个</w:t>
            </w:r>
          </w:p>
        </w:tc>
      </w:tr>
      <w:tr w:rsidR="002535E4" w:rsidTr="002535E4">
        <w:trPr>
          <w:jc w:val="center"/>
        </w:trPr>
        <w:tc>
          <w:tcPr>
            <w:tcW w:w="2091" w:type="dxa"/>
            <w:vMerge w:val="restart"/>
            <w:vAlign w:val="center"/>
          </w:tcPr>
          <w:p w:rsidR="002535E4" w:rsidRDefault="002535E4" w:rsidP="002535E4">
            <w:pPr>
              <w:pStyle w:val="affff"/>
              <w:jc w:val="center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多选</w:t>
            </w:r>
          </w:p>
        </w:tc>
        <w:tc>
          <w:tcPr>
            <w:tcW w:w="2091" w:type="dxa"/>
            <w:vMerge w:val="restart"/>
            <w:vAlign w:val="center"/>
          </w:tcPr>
          <w:p w:rsidR="002535E4" w:rsidRDefault="002535E4" w:rsidP="002535E4">
            <w:pPr>
              <w:pStyle w:val="affff"/>
              <w:jc w:val="center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必填/非必填</w:t>
            </w:r>
          </w:p>
        </w:tc>
        <w:tc>
          <w:tcPr>
            <w:tcW w:w="2091" w:type="dxa"/>
          </w:tcPr>
          <w:p w:rsidR="002535E4" w:rsidRDefault="002535E4" w:rsidP="002535E4">
            <w:pPr>
              <w:pStyle w:val="affff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题目（必填）</w:t>
            </w:r>
          </w:p>
        </w:tc>
        <w:tc>
          <w:tcPr>
            <w:tcW w:w="2091" w:type="dxa"/>
          </w:tcPr>
          <w:p w:rsidR="002535E4" w:rsidRDefault="002535E4" w:rsidP="002535E4">
            <w:pPr>
              <w:pStyle w:val="affff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/</w:t>
            </w:r>
          </w:p>
        </w:tc>
      </w:tr>
      <w:tr w:rsidR="002535E4" w:rsidTr="002535E4">
        <w:trPr>
          <w:jc w:val="center"/>
        </w:trPr>
        <w:tc>
          <w:tcPr>
            <w:tcW w:w="2091" w:type="dxa"/>
            <w:vMerge/>
          </w:tcPr>
          <w:p w:rsidR="002535E4" w:rsidRDefault="002535E4" w:rsidP="002535E4">
            <w:pPr>
              <w:pStyle w:val="affff"/>
              <w:rPr>
                <w:rFonts w:ascii="微软雅黑" w:eastAsia="微软雅黑" w:hAnsi="微软雅黑" w:cs="宋体"/>
              </w:rPr>
            </w:pPr>
          </w:p>
        </w:tc>
        <w:tc>
          <w:tcPr>
            <w:tcW w:w="2091" w:type="dxa"/>
            <w:vMerge/>
          </w:tcPr>
          <w:p w:rsidR="002535E4" w:rsidRDefault="002535E4" w:rsidP="002535E4">
            <w:pPr>
              <w:pStyle w:val="affff"/>
              <w:rPr>
                <w:rFonts w:ascii="微软雅黑" w:eastAsia="微软雅黑" w:hAnsi="微软雅黑" w:cs="宋体"/>
              </w:rPr>
            </w:pPr>
          </w:p>
        </w:tc>
        <w:tc>
          <w:tcPr>
            <w:tcW w:w="2091" w:type="dxa"/>
          </w:tcPr>
          <w:p w:rsidR="002535E4" w:rsidRDefault="002535E4" w:rsidP="002535E4">
            <w:pPr>
              <w:pStyle w:val="affff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备注</w:t>
            </w:r>
          </w:p>
        </w:tc>
        <w:tc>
          <w:tcPr>
            <w:tcW w:w="2091" w:type="dxa"/>
          </w:tcPr>
          <w:p w:rsidR="002535E4" w:rsidRDefault="002535E4" w:rsidP="002535E4">
            <w:pPr>
              <w:pStyle w:val="affff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/</w:t>
            </w:r>
          </w:p>
        </w:tc>
      </w:tr>
      <w:tr w:rsidR="002535E4" w:rsidTr="002535E4">
        <w:trPr>
          <w:jc w:val="center"/>
        </w:trPr>
        <w:tc>
          <w:tcPr>
            <w:tcW w:w="2091" w:type="dxa"/>
            <w:vMerge/>
          </w:tcPr>
          <w:p w:rsidR="002535E4" w:rsidRDefault="002535E4" w:rsidP="002535E4">
            <w:pPr>
              <w:pStyle w:val="affff"/>
              <w:rPr>
                <w:rFonts w:ascii="微软雅黑" w:eastAsia="微软雅黑" w:hAnsi="微软雅黑" w:cs="宋体"/>
              </w:rPr>
            </w:pPr>
          </w:p>
        </w:tc>
        <w:tc>
          <w:tcPr>
            <w:tcW w:w="2091" w:type="dxa"/>
            <w:vMerge/>
          </w:tcPr>
          <w:p w:rsidR="002535E4" w:rsidRDefault="002535E4" w:rsidP="002535E4">
            <w:pPr>
              <w:pStyle w:val="affff"/>
              <w:rPr>
                <w:rFonts w:ascii="微软雅黑" w:eastAsia="微软雅黑" w:hAnsi="微软雅黑" w:cs="宋体"/>
              </w:rPr>
            </w:pPr>
          </w:p>
        </w:tc>
        <w:tc>
          <w:tcPr>
            <w:tcW w:w="2091" w:type="dxa"/>
          </w:tcPr>
          <w:p w:rsidR="002535E4" w:rsidRDefault="002535E4" w:rsidP="002535E4">
            <w:pPr>
              <w:pStyle w:val="affff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选项</w:t>
            </w:r>
          </w:p>
        </w:tc>
        <w:tc>
          <w:tcPr>
            <w:tcW w:w="2091" w:type="dxa"/>
          </w:tcPr>
          <w:p w:rsidR="002535E4" w:rsidRDefault="002535E4" w:rsidP="002535E4">
            <w:pPr>
              <w:pStyle w:val="affff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至少</w:t>
            </w:r>
            <w:r>
              <w:rPr>
                <w:rFonts w:ascii="微软雅黑" w:eastAsia="微软雅黑" w:hAnsi="微软雅黑" w:cs="宋体"/>
              </w:rPr>
              <w:t>两个</w:t>
            </w:r>
          </w:p>
        </w:tc>
      </w:tr>
      <w:tr w:rsidR="002535E4" w:rsidTr="002535E4">
        <w:trPr>
          <w:jc w:val="center"/>
        </w:trPr>
        <w:tc>
          <w:tcPr>
            <w:tcW w:w="2091" w:type="dxa"/>
            <w:vMerge w:val="restart"/>
            <w:vAlign w:val="center"/>
          </w:tcPr>
          <w:p w:rsidR="002535E4" w:rsidRDefault="002535E4" w:rsidP="002535E4">
            <w:pPr>
              <w:pStyle w:val="affff"/>
              <w:jc w:val="center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文本填写</w:t>
            </w:r>
          </w:p>
        </w:tc>
        <w:tc>
          <w:tcPr>
            <w:tcW w:w="2091" w:type="dxa"/>
            <w:vMerge w:val="restart"/>
            <w:vAlign w:val="center"/>
          </w:tcPr>
          <w:p w:rsidR="002535E4" w:rsidRDefault="002535E4" w:rsidP="002535E4">
            <w:pPr>
              <w:pStyle w:val="affff"/>
              <w:jc w:val="center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必填/非必填</w:t>
            </w:r>
          </w:p>
        </w:tc>
        <w:tc>
          <w:tcPr>
            <w:tcW w:w="2091" w:type="dxa"/>
          </w:tcPr>
          <w:p w:rsidR="002535E4" w:rsidRDefault="002535E4" w:rsidP="002535E4">
            <w:pPr>
              <w:pStyle w:val="affff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题目（必填）</w:t>
            </w:r>
          </w:p>
        </w:tc>
        <w:tc>
          <w:tcPr>
            <w:tcW w:w="2091" w:type="dxa"/>
          </w:tcPr>
          <w:p w:rsidR="002535E4" w:rsidRDefault="002535E4" w:rsidP="002535E4">
            <w:pPr>
              <w:pStyle w:val="affff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/</w:t>
            </w:r>
          </w:p>
        </w:tc>
      </w:tr>
      <w:tr w:rsidR="002535E4" w:rsidTr="002535E4">
        <w:trPr>
          <w:jc w:val="center"/>
        </w:trPr>
        <w:tc>
          <w:tcPr>
            <w:tcW w:w="2091" w:type="dxa"/>
            <w:vMerge/>
          </w:tcPr>
          <w:p w:rsidR="002535E4" w:rsidRDefault="002535E4" w:rsidP="002535E4">
            <w:pPr>
              <w:pStyle w:val="affff"/>
              <w:rPr>
                <w:rFonts w:ascii="微软雅黑" w:eastAsia="微软雅黑" w:hAnsi="微软雅黑" w:cs="宋体"/>
              </w:rPr>
            </w:pPr>
          </w:p>
        </w:tc>
        <w:tc>
          <w:tcPr>
            <w:tcW w:w="2091" w:type="dxa"/>
            <w:vMerge/>
          </w:tcPr>
          <w:p w:rsidR="002535E4" w:rsidRDefault="002535E4" w:rsidP="002535E4">
            <w:pPr>
              <w:pStyle w:val="affff"/>
              <w:rPr>
                <w:rFonts w:ascii="微软雅黑" w:eastAsia="微软雅黑" w:hAnsi="微软雅黑" w:cs="宋体"/>
              </w:rPr>
            </w:pPr>
          </w:p>
        </w:tc>
        <w:tc>
          <w:tcPr>
            <w:tcW w:w="2091" w:type="dxa"/>
          </w:tcPr>
          <w:p w:rsidR="002535E4" w:rsidRDefault="002535E4" w:rsidP="002535E4">
            <w:pPr>
              <w:pStyle w:val="affff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备注</w:t>
            </w:r>
          </w:p>
        </w:tc>
        <w:tc>
          <w:tcPr>
            <w:tcW w:w="2091" w:type="dxa"/>
          </w:tcPr>
          <w:p w:rsidR="002535E4" w:rsidRDefault="002535E4" w:rsidP="002535E4">
            <w:pPr>
              <w:pStyle w:val="affff"/>
              <w:rPr>
                <w:rFonts w:ascii="微软雅黑" w:eastAsia="微软雅黑" w:hAnsi="微软雅黑" w:cs="宋体"/>
              </w:rPr>
            </w:pPr>
            <w:r>
              <w:rPr>
                <w:rFonts w:ascii="微软雅黑" w:eastAsia="微软雅黑" w:hAnsi="微软雅黑" w:cs="宋体" w:hint="eastAsia"/>
              </w:rPr>
              <w:t>/</w:t>
            </w:r>
          </w:p>
        </w:tc>
      </w:tr>
    </w:tbl>
    <w:p w:rsidR="00937B4E" w:rsidRDefault="00691DA9" w:rsidP="00C02C91">
      <w:pPr>
        <w:pStyle w:val="affff"/>
        <w:numPr>
          <w:ilvl w:val="0"/>
          <w:numId w:val="27"/>
        </w:num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结束页</w:t>
      </w:r>
      <w:r>
        <w:rPr>
          <w:rFonts w:ascii="微软雅黑" w:eastAsia="微软雅黑" w:hAnsi="微软雅黑" w:cs="宋体"/>
        </w:rPr>
        <w:t>设置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上传氛围图、提示语</w:t>
      </w:r>
      <w:r>
        <w:rPr>
          <w:rFonts w:ascii="微软雅黑" w:eastAsia="微软雅黑" w:hAnsi="微软雅黑" w:cs="宋体" w:hint="eastAsia"/>
        </w:rPr>
        <w:t>，</w:t>
      </w:r>
      <w:r>
        <w:rPr>
          <w:rFonts w:ascii="微软雅黑" w:eastAsia="微软雅黑" w:hAnsi="微软雅黑" w:cs="宋体"/>
        </w:rPr>
        <w:t>并选择</w:t>
      </w:r>
      <w:r>
        <w:rPr>
          <w:rFonts w:ascii="微软雅黑" w:eastAsia="微软雅黑" w:hAnsi="微软雅黑" w:cs="宋体" w:hint="eastAsia"/>
        </w:rPr>
        <w:t>是否</w:t>
      </w:r>
      <w:r>
        <w:rPr>
          <w:rFonts w:ascii="微软雅黑" w:eastAsia="微软雅黑" w:hAnsi="微软雅黑" w:cs="宋体"/>
        </w:rPr>
        <w:t>有抽奖</w:t>
      </w:r>
      <w:r w:rsidR="00082CA9">
        <w:rPr>
          <w:rFonts w:ascii="微软雅黑" w:eastAsia="微软雅黑" w:hAnsi="微软雅黑" w:cs="宋体" w:hint="eastAsia"/>
        </w:rPr>
        <w:t>，</w:t>
      </w:r>
      <w:r w:rsidR="00082CA9">
        <w:rPr>
          <w:rFonts w:ascii="微软雅黑" w:eastAsia="微软雅黑" w:hAnsi="微软雅黑" w:cs="宋体"/>
        </w:rPr>
        <w:t>若有，则需要</w:t>
      </w:r>
      <w:r w:rsidR="00C02551">
        <w:rPr>
          <w:rFonts w:ascii="微软雅黑" w:eastAsia="微软雅黑" w:hAnsi="微软雅黑" w:cs="宋体"/>
        </w:rPr>
        <w:t>在客户端的结束页面显示输入框，需要用户输入姓名、电话、</w:t>
      </w:r>
      <w:r w:rsidR="00C02551">
        <w:rPr>
          <w:rFonts w:ascii="微软雅黑" w:eastAsia="微软雅黑" w:hAnsi="微软雅黑" w:cs="宋体" w:hint="eastAsia"/>
        </w:rPr>
        <w:t>邮箱</w:t>
      </w:r>
      <w:r w:rsidR="00C02551">
        <w:rPr>
          <w:rFonts w:ascii="微软雅黑" w:eastAsia="微软雅黑" w:hAnsi="微软雅黑" w:cs="宋体"/>
        </w:rPr>
        <w:t>。</w:t>
      </w:r>
    </w:p>
    <w:p w:rsidR="00082CA9" w:rsidRDefault="00082CA9" w:rsidP="00082CA9">
      <w:pPr>
        <w:pStyle w:val="affff"/>
        <w:ind w:left="420"/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 wp14:anchorId="033BD966" wp14:editId="2A0FBE81">
            <wp:extent cx="5485341" cy="2245766"/>
            <wp:effectExtent l="0" t="0" r="1270" b="254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22459"/>
                    <a:stretch/>
                  </pic:blipFill>
                  <pic:spPr bwMode="auto">
                    <a:xfrm>
                      <a:off x="0" y="0"/>
                      <a:ext cx="5510557" cy="225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929" w:rsidRDefault="00691929" w:rsidP="00C02C91">
      <w:pPr>
        <w:pStyle w:val="affff"/>
        <w:numPr>
          <w:ilvl w:val="0"/>
          <w:numId w:val="27"/>
        </w:num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出卡</w:t>
      </w:r>
      <w:r>
        <w:rPr>
          <w:rFonts w:ascii="微软雅黑" w:eastAsia="微软雅黑" w:hAnsi="微软雅黑" w:cs="宋体"/>
        </w:rPr>
        <w:t>规则</w:t>
      </w:r>
      <w:r>
        <w:rPr>
          <w:rFonts w:ascii="微软雅黑" w:eastAsia="微软雅黑" w:hAnsi="微软雅黑" w:cs="宋体" w:hint="eastAsia"/>
        </w:rPr>
        <w:t>设置</w:t>
      </w:r>
      <w:r>
        <w:rPr>
          <w:rFonts w:ascii="微软雅黑" w:eastAsia="微软雅黑" w:hAnsi="微软雅黑" w:cs="宋体"/>
        </w:rPr>
        <w:t>可设置调研卡片</w:t>
      </w:r>
      <w:r>
        <w:rPr>
          <w:rFonts w:ascii="微软雅黑" w:eastAsia="微软雅黑" w:hAnsi="微软雅黑" w:cs="宋体" w:hint="eastAsia"/>
        </w:rPr>
        <w:t>的</w:t>
      </w:r>
      <w:r>
        <w:rPr>
          <w:rFonts w:ascii="微软雅黑" w:eastAsia="微软雅黑" w:hAnsi="微软雅黑" w:cs="宋体"/>
        </w:rPr>
        <w:t>有效时间区间</w:t>
      </w:r>
      <w:r w:rsidR="00C307FA">
        <w:rPr>
          <w:rFonts w:ascii="微软雅黑" w:eastAsia="微软雅黑" w:hAnsi="微软雅黑" w:cs="宋体" w:hint="eastAsia"/>
        </w:rPr>
        <w:t>、</w:t>
      </w:r>
      <w:r w:rsidR="00C307FA">
        <w:rPr>
          <w:rFonts w:ascii="微软雅黑" w:eastAsia="微软雅黑" w:hAnsi="微软雅黑" w:cs="宋体"/>
        </w:rPr>
        <w:t>翻译语言</w:t>
      </w:r>
      <w:del w:id="128" w:author="AutoBVT" w:date="2019-05-10T11:07:00Z">
        <w:r w:rsidDel="00034052">
          <w:rPr>
            <w:rFonts w:ascii="微软雅黑" w:eastAsia="微软雅黑" w:hAnsi="微软雅黑" w:cs="宋体"/>
          </w:rPr>
          <w:delText>和排序规则</w:delText>
        </w:r>
      </w:del>
    </w:p>
    <w:p w:rsidR="00691929" w:rsidRPr="00BD7742" w:rsidRDefault="00691929" w:rsidP="00BB6AA6">
      <w:pPr>
        <w:pStyle w:val="afffc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有效</w:t>
      </w:r>
      <w:r w:rsidRPr="00BD7742">
        <w:rPr>
          <w:rFonts w:ascii="微软雅黑" w:eastAsia="微软雅黑" w:hAnsi="微软雅黑"/>
        </w:rPr>
        <w:t>时间</w:t>
      </w:r>
      <w:r w:rsidRPr="00BD7742">
        <w:rPr>
          <w:rFonts w:ascii="微软雅黑" w:eastAsia="微软雅黑" w:hAnsi="微软雅黑" w:hint="eastAsia"/>
        </w:rPr>
        <w:t>（必填）：</w:t>
      </w:r>
      <w:r w:rsidRPr="00BD7742">
        <w:rPr>
          <w:rFonts w:ascii="微软雅黑" w:eastAsia="微软雅黑" w:hAnsi="微软雅黑"/>
        </w:rPr>
        <w:t>可选择</w:t>
      </w:r>
      <w:r w:rsidR="00B750ED">
        <w:rPr>
          <w:rFonts w:ascii="微软雅黑" w:eastAsia="微软雅黑" w:hAnsi="微软雅黑" w:hint="eastAsia"/>
        </w:rPr>
        <w:t>调研</w:t>
      </w:r>
      <w:r w:rsidRPr="00BD7742">
        <w:rPr>
          <w:rFonts w:ascii="微软雅黑" w:eastAsia="微软雅黑" w:hAnsi="微软雅黑"/>
        </w:rPr>
        <w:t>的有效时间区间</w:t>
      </w:r>
      <w:r w:rsidRPr="00BD7742">
        <w:rPr>
          <w:rFonts w:ascii="微软雅黑" w:eastAsia="微软雅黑" w:hAnsi="微软雅黑" w:hint="eastAsia"/>
        </w:rPr>
        <w:t>，</w:t>
      </w:r>
      <w:r w:rsidRPr="00BD7742">
        <w:rPr>
          <w:rFonts w:ascii="微软雅黑" w:eastAsia="微软雅黑" w:hAnsi="微软雅黑"/>
        </w:rPr>
        <w:t>开始时间</w:t>
      </w:r>
      <w:r w:rsidRPr="00BD7742">
        <w:rPr>
          <w:rFonts w:ascii="微软雅黑" w:eastAsia="微软雅黑" w:hAnsi="微软雅黑" w:hint="eastAsia"/>
        </w:rPr>
        <w:t>和结束时间都</w:t>
      </w:r>
      <w:r w:rsidRPr="00BD7742">
        <w:rPr>
          <w:rFonts w:ascii="微软雅黑" w:eastAsia="微软雅黑" w:hAnsi="微软雅黑"/>
        </w:rPr>
        <w:t>必须</w:t>
      </w:r>
      <w:r w:rsidRPr="00BD7742">
        <w:rPr>
          <w:rFonts w:ascii="微软雅黑" w:eastAsia="微软雅黑" w:hAnsi="微软雅黑" w:hint="eastAsia"/>
        </w:rPr>
        <w:t>晚于</w:t>
      </w:r>
      <w:r w:rsidRPr="00BD7742">
        <w:rPr>
          <w:rFonts w:ascii="微软雅黑" w:eastAsia="微软雅黑" w:hAnsi="微软雅黑"/>
        </w:rPr>
        <w:t>当前时间</w:t>
      </w:r>
      <w:r w:rsidRPr="00BD7742">
        <w:rPr>
          <w:rFonts w:ascii="微软雅黑" w:eastAsia="微软雅黑" w:hAnsi="微软雅黑" w:hint="eastAsia"/>
        </w:rPr>
        <w:t>，结束时间必须晚于开始时间；若手动</w:t>
      </w:r>
      <w:r w:rsidRPr="00BD7742">
        <w:rPr>
          <w:rFonts w:ascii="微软雅黑" w:eastAsia="微软雅黑" w:hAnsi="微软雅黑"/>
        </w:rPr>
        <w:t>上架</w:t>
      </w:r>
      <w:r w:rsidRPr="00BD7742">
        <w:rPr>
          <w:rFonts w:ascii="微软雅黑" w:eastAsia="微软雅黑" w:hAnsi="微软雅黑" w:hint="eastAsia"/>
        </w:rPr>
        <w:t>的</w:t>
      </w:r>
      <w:r w:rsidRPr="00BD7742">
        <w:rPr>
          <w:rFonts w:ascii="微软雅黑" w:eastAsia="微软雅黑" w:hAnsi="微软雅黑"/>
        </w:rPr>
        <w:t>时间晚于结束时间，则弹窗提示“</w:t>
      </w:r>
      <w:r w:rsidRPr="00BD7742">
        <w:rPr>
          <w:rFonts w:ascii="微软雅黑" w:eastAsia="微软雅黑" w:hAnsi="微软雅黑" w:hint="eastAsia"/>
        </w:rPr>
        <w:t>结束</w:t>
      </w:r>
      <w:r w:rsidRPr="00BD7742">
        <w:rPr>
          <w:rFonts w:ascii="微软雅黑" w:eastAsia="微软雅黑" w:hAnsi="微软雅黑"/>
        </w:rPr>
        <w:t>时间已过，无法上架”。</w:t>
      </w:r>
      <w:r w:rsidR="00B750ED">
        <w:rPr>
          <w:rFonts w:ascii="微软雅黑" w:eastAsia="微软雅黑" w:hAnsi="微软雅黑" w:hint="eastAsia"/>
        </w:rPr>
        <w:t>调研卡片</w:t>
      </w:r>
      <w:r w:rsidRPr="00BD7742">
        <w:rPr>
          <w:rFonts w:ascii="微软雅黑" w:eastAsia="微软雅黑" w:hAnsi="微软雅黑" w:hint="eastAsia"/>
        </w:rPr>
        <w:t>只在</w:t>
      </w:r>
      <w:r w:rsidRPr="00BD7742">
        <w:rPr>
          <w:rFonts w:ascii="微软雅黑" w:eastAsia="微软雅黑" w:hAnsi="微软雅黑"/>
        </w:rPr>
        <w:t>有效时间内在客户端显示。</w:t>
      </w:r>
    </w:p>
    <w:p w:rsidR="00691929" w:rsidRDefault="00B750ED" w:rsidP="00BB6AA6">
      <w:pPr>
        <w:pStyle w:val="afffc"/>
        <w:ind w:left="8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90C17ED" wp14:editId="1FFEB2B8">
            <wp:extent cx="4735678" cy="530970"/>
            <wp:effectExtent l="19050" t="19050" r="27305" b="215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2593" cy="54295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307FA" w:rsidRDefault="00C307FA" w:rsidP="00BB6AA6">
      <w:pPr>
        <w:pStyle w:val="afffc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翻译</w:t>
      </w:r>
      <w:r>
        <w:rPr>
          <w:rFonts w:ascii="微软雅黑" w:eastAsia="微软雅黑" w:hAnsi="微软雅黑"/>
        </w:rPr>
        <w:t>语言：可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中文、英语、印地语</w:t>
      </w:r>
      <w:r w:rsidR="00EA20C4">
        <w:rPr>
          <w:rFonts w:ascii="微软雅黑" w:eastAsia="微软雅黑" w:hAnsi="微软雅黑" w:hint="eastAsia"/>
        </w:rPr>
        <w:t>（多选），</w:t>
      </w:r>
      <w:r w:rsidR="00EA20C4">
        <w:rPr>
          <w:rFonts w:ascii="微软雅黑" w:eastAsia="微软雅黑" w:hAnsi="微软雅黑"/>
        </w:rPr>
        <w:t>并</w:t>
      </w:r>
      <w:r w:rsidR="00EA20C4">
        <w:rPr>
          <w:rFonts w:ascii="微软雅黑" w:eastAsia="微软雅黑" w:hAnsi="微软雅黑" w:hint="eastAsia"/>
        </w:rPr>
        <w:t>可导出翻译文本，</w:t>
      </w:r>
      <w:r w:rsidR="00EA20C4">
        <w:rPr>
          <w:rFonts w:ascii="微软雅黑" w:eastAsia="微软雅黑" w:hAnsi="微软雅黑"/>
        </w:rPr>
        <w:t>问卷文本的文件标题为“</w:t>
      </w:r>
      <w:r w:rsidR="00EA20C4">
        <w:rPr>
          <w:rFonts w:ascii="微软雅黑" w:eastAsia="微软雅黑" w:hAnsi="微软雅黑" w:hint="eastAsia"/>
        </w:rPr>
        <w:t>问卷</w:t>
      </w:r>
      <w:r w:rsidR="00EA20C4">
        <w:rPr>
          <w:rFonts w:ascii="微软雅黑" w:eastAsia="微软雅黑" w:hAnsi="微软雅黑"/>
        </w:rPr>
        <w:t>主题</w:t>
      </w:r>
      <w:r w:rsidR="00EA20C4">
        <w:rPr>
          <w:rFonts w:ascii="微软雅黑" w:eastAsia="微软雅黑" w:hAnsi="微软雅黑" w:hint="eastAsia"/>
        </w:rPr>
        <w:t>+翻译</w:t>
      </w:r>
      <w:r w:rsidR="00EA20C4">
        <w:rPr>
          <w:rFonts w:ascii="微软雅黑" w:eastAsia="微软雅黑" w:hAnsi="微软雅黑"/>
        </w:rPr>
        <w:t>语言一</w:t>
      </w:r>
      <w:r w:rsidR="00EA20C4">
        <w:rPr>
          <w:rFonts w:ascii="微软雅黑" w:eastAsia="微软雅黑" w:hAnsi="微软雅黑" w:hint="eastAsia"/>
        </w:rPr>
        <w:t>+翻译</w:t>
      </w:r>
      <w:r w:rsidR="00EA20C4">
        <w:rPr>
          <w:rFonts w:ascii="微软雅黑" w:eastAsia="微软雅黑" w:hAnsi="微软雅黑"/>
        </w:rPr>
        <w:t>语言二</w:t>
      </w:r>
      <w:r w:rsidR="00EA20C4">
        <w:rPr>
          <w:rFonts w:ascii="微软雅黑" w:eastAsia="微软雅黑" w:hAnsi="微软雅黑" w:hint="eastAsia"/>
        </w:rPr>
        <w:t>+翻译语言</w:t>
      </w:r>
      <w:r w:rsidR="00EA20C4">
        <w:rPr>
          <w:rFonts w:ascii="微软雅黑" w:eastAsia="微软雅黑" w:hAnsi="微软雅黑"/>
        </w:rPr>
        <w:t>三”</w:t>
      </w:r>
    </w:p>
    <w:p w:rsidR="00691929" w:rsidRPr="00BB6AA6" w:rsidRDefault="00EA20C4" w:rsidP="00BB6AA6">
      <w:pPr>
        <w:pStyle w:val="afffc"/>
        <w:ind w:left="8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91B0B99" wp14:editId="6D989C62">
            <wp:extent cx="4630674" cy="624272"/>
            <wp:effectExtent l="19050" t="19050" r="17780" b="234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9577" cy="63086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691929" w:rsidRDefault="00691929" w:rsidP="00BB6AA6">
      <w:pPr>
        <w:pStyle w:val="affff"/>
        <w:ind w:left="420"/>
        <w:rPr>
          <w:rFonts w:ascii="微软雅黑" w:eastAsia="微软雅黑" w:hAnsi="微软雅黑" w:cs="宋体"/>
        </w:rPr>
      </w:pPr>
    </w:p>
    <w:p w:rsidR="0017569A" w:rsidRDefault="0017569A" w:rsidP="00C02C91">
      <w:pPr>
        <w:pStyle w:val="affff"/>
        <w:numPr>
          <w:ilvl w:val="0"/>
          <w:numId w:val="27"/>
        </w:num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完成创建</w:t>
      </w:r>
      <w:r>
        <w:rPr>
          <w:rFonts w:ascii="微软雅黑" w:eastAsia="微软雅黑" w:hAnsi="微软雅黑" w:cs="宋体"/>
        </w:rPr>
        <w:t>后显示提示语，并提供</w:t>
      </w:r>
      <w:r>
        <w:rPr>
          <w:rFonts w:ascii="微软雅黑" w:eastAsia="微软雅黑" w:hAnsi="微软雅黑" w:cs="宋体" w:hint="eastAsia"/>
        </w:rPr>
        <w:t>返回</w:t>
      </w:r>
      <w:r>
        <w:rPr>
          <w:rFonts w:ascii="微软雅黑" w:eastAsia="微软雅黑" w:hAnsi="微软雅黑" w:cs="宋体"/>
        </w:rPr>
        <w:t>列表的按钮</w:t>
      </w:r>
    </w:p>
    <w:p w:rsidR="0017569A" w:rsidRDefault="00082CA9" w:rsidP="00082CA9">
      <w:pPr>
        <w:pStyle w:val="affff"/>
        <w:jc w:val="center"/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0" distR="0" wp14:anchorId="12B45776" wp14:editId="2B8C0716">
            <wp:extent cx="2582045" cy="1407381"/>
            <wp:effectExtent l="0" t="0" r="8890" b="254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0300" cy="142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A9" w:rsidRDefault="00082CA9" w:rsidP="00C02C91">
      <w:pPr>
        <w:pStyle w:val="affff"/>
        <w:numPr>
          <w:ilvl w:val="0"/>
          <w:numId w:val="27"/>
        </w:num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下方提供“保存为</w:t>
      </w:r>
      <w:r>
        <w:rPr>
          <w:rFonts w:ascii="微软雅黑" w:eastAsia="微软雅黑" w:hAnsi="微软雅黑" w:cs="宋体"/>
        </w:rPr>
        <w:t>草稿</w:t>
      </w:r>
      <w:r>
        <w:rPr>
          <w:rFonts w:ascii="微软雅黑" w:eastAsia="微软雅黑" w:hAnsi="微软雅黑" w:cs="宋体" w:hint="eastAsia"/>
        </w:rPr>
        <w:t>”和</w:t>
      </w:r>
      <w:r>
        <w:rPr>
          <w:rFonts w:ascii="微软雅黑" w:eastAsia="微软雅黑" w:hAnsi="微软雅黑" w:cs="宋体"/>
        </w:rPr>
        <w:t>“</w:t>
      </w:r>
      <w:r>
        <w:rPr>
          <w:rFonts w:ascii="微软雅黑" w:eastAsia="微软雅黑" w:hAnsi="微软雅黑" w:cs="宋体" w:hint="eastAsia"/>
        </w:rPr>
        <w:t>下一步</w:t>
      </w:r>
      <w:r>
        <w:rPr>
          <w:rFonts w:ascii="微软雅黑" w:eastAsia="微软雅黑" w:hAnsi="微软雅黑" w:cs="宋体"/>
        </w:rPr>
        <w:t>”</w:t>
      </w:r>
      <w:r>
        <w:rPr>
          <w:rFonts w:ascii="微软雅黑" w:eastAsia="微软雅黑" w:hAnsi="微软雅黑" w:cs="宋体" w:hint="eastAsia"/>
        </w:rPr>
        <w:t>按钮</w:t>
      </w:r>
    </w:p>
    <w:p w:rsidR="00082CA9" w:rsidRDefault="00082CA9" w:rsidP="00082CA9">
      <w:pPr>
        <w:pStyle w:val="affff"/>
        <w:jc w:val="center"/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 wp14:anchorId="35F899D4" wp14:editId="1D3234C2">
            <wp:extent cx="2554420" cy="774267"/>
            <wp:effectExtent l="0" t="0" r="0" b="698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82463" cy="7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A9" w:rsidRPr="00082CA9" w:rsidRDefault="00082CA9" w:rsidP="00082CA9">
      <w:pPr>
        <w:pStyle w:val="affff"/>
        <w:rPr>
          <w:rFonts w:ascii="微软雅黑" w:eastAsia="微软雅黑" w:hAnsi="微软雅黑" w:cs="宋体"/>
        </w:rPr>
      </w:pPr>
    </w:p>
    <w:p w:rsidR="00C6696D" w:rsidRPr="00BD7742" w:rsidRDefault="00C6696D" w:rsidP="00C6696D">
      <w:pPr>
        <w:pStyle w:val="4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上</w:t>
      </w:r>
      <w:r w:rsidR="00FE11FC">
        <w:rPr>
          <w:rFonts w:ascii="微软雅黑" w:eastAsia="微软雅黑" w:hAnsi="微软雅黑" w:hint="eastAsia"/>
        </w:rPr>
        <w:t>/下</w:t>
      </w:r>
      <w:r w:rsidRPr="00BD7742">
        <w:rPr>
          <w:rFonts w:ascii="微软雅黑" w:eastAsia="微软雅黑" w:hAnsi="微软雅黑" w:hint="eastAsia"/>
        </w:rPr>
        <w:t>线</w:t>
      </w:r>
      <w:r w:rsidR="00FE11FC">
        <w:rPr>
          <w:rFonts w:ascii="微软雅黑" w:eastAsia="微软雅黑" w:hAnsi="微软雅黑" w:hint="eastAsia"/>
        </w:rPr>
        <w:t>及</w:t>
      </w:r>
      <w:r w:rsidR="00FE11FC">
        <w:rPr>
          <w:rFonts w:ascii="微软雅黑" w:eastAsia="微软雅黑" w:hAnsi="微软雅黑"/>
        </w:rPr>
        <w:t>禁用</w:t>
      </w:r>
      <w:r w:rsidRPr="00BD7742">
        <w:rPr>
          <w:rFonts w:ascii="微软雅黑" w:eastAsia="微软雅黑" w:hAnsi="微软雅黑" w:hint="eastAsia"/>
        </w:rPr>
        <w:t>审核</w:t>
      </w:r>
    </w:p>
    <w:p w:rsidR="00C6696D" w:rsidRPr="00BD7742" w:rsidRDefault="00C6696D" w:rsidP="00C6696D">
      <w:pPr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1.列表页</w:t>
      </w:r>
      <w:r w:rsidRPr="00BD7742">
        <w:rPr>
          <w:rFonts w:ascii="微软雅黑" w:eastAsia="微软雅黑" w:hAnsi="微软雅黑"/>
        </w:rPr>
        <w:t>显示所有处于“</w:t>
      </w:r>
      <w:r w:rsidRPr="00BD7742">
        <w:rPr>
          <w:rFonts w:ascii="微软雅黑" w:eastAsia="微软雅黑" w:hAnsi="微软雅黑" w:hint="eastAsia"/>
        </w:rPr>
        <w:t>待审核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状态且未经</w:t>
      </w:r>
      <w:r w:rsidRPr="00BD7742">
        <w:rPr>
          <w:rFonts w:ascii="微软雅黑" w:eastAsia="微软雅黑" w:hAnsi="微软雅黑"/>
        </w:rPr>
        <w:t>本操作人员操作</w:t>
      </w:r>
      <w:r w:rsidRPr="00BD7742">
        <w:rPr>
          <w:rFonts w:ascii="微软雅黑" w:eastAsia="微软雅黑" w:hAnsi="微软雅黑" w:hint="eastAsia"/>
        </w:rPr>
        <w:t>的</w:t>
      </w:r>
      <w:r w:rsidRPr="00BD7742">
        <w:rPr>
          <w:rFonts w:ascii="微软雅黑" w:eastAsia="微软雅黑" w:hAnsi="微软雅黑"/>
        </w:rPr>
        <w:t>卡片，</w:t>
      </w:r>
      <w:r w:rsidRPr="00BD7742">
        <w:rPr>
          <w:rFonts w:ascii="微软雅黑" w:eastAsia="微软雅黑" w:hAnsi="微软雅黑" w:hint="eastAsia"/>
        </w:rPr>
        <w:t>仅</w:t>
      </w:r>
      <w:r w:rsidRPr="00BD7742">
        <w:rPr>
          <w:rFonts w:ascii="微软雅黑" w:eastAsia="微软雅黑" w:hAnsi="微软雅黑"/>
        </w:rPr>
        <w:t>可进行“</w:t>
      </w:r>
      <w:r w:rsidRPr="00BD7742">
        <w:rPr>
          <w:rFonts w:ascii="微软雅黑" w:eastAsia="微软雅黑" w:hAnsi="微软雅黑" w:hint="eastAsia"/>
        </w:rPr>
        <w:t>审核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操作</w:t>
      </w:r>
      <w:r w:rsidRPr="00BD7742">
        <w:rPr>
          <w:rFonts w:ascii="微软雅黑" w:eastAsia="微软雅黑" w:hAnsi="微软雅黑"/>
        </w:rPr>
        <w:t>，列表页</w:t>
      </w:r>
      <w:r w:rsidRPr="00BD7742">
        <w:rPr>
          <w:rFonts w:ascii="微软雅黑" w:eastAsia="微软雅黑" w:hAnsi="微软雅黑" w:hint="eastAsia"/>
        </w:rPr>
        <w:t>显示</w:t>
      </w:r>
      <w:r w:rsidRPr="00BD7742">
        <w:rPr>
          <w:rFonts w:ascii="微软雅黑" w:eastAsia="微软雅黑" w:hAnsi="微软雅黑"/>
        </w:rPr>
        <w:t>内容及显示规则同“</w:t>
      </w:r>
      <w:r w:rsidRPr="00BD7742">
        <w:rPr>
          <w:rFonts w:ascii="微软雅黑" w:eastAsia="微软雅黑" w:hAnsi="微软雅黑" w:hint="eastAsia"/>
        </w:rPr>
        <w:t>卡片</w:t>
      </w:r>
      <w:r w:rsidRPr="00BD7742">
        <w:rPr>
          <w:rFonts w:ascii="微软雅黑" w:eastAsia="微软雅黑" w:hAnsi="微软雅黑"/>
        </w:rPr>
        <w:t>管理”</w:t>
      </w:r>
      <w:r w:rsidR="00082CA9" w:rsidRPr="00BD7742">
        <w:rPr>
          <w:rFonts w:ascii="微软雅黑" w:eastAsia="微软雅黑" w:hAnsi="微软雅黑"/>
        </w:rPr>
        <w:t xml:space="preserve"> </w:t>
      </w:r>
    </w:p>
    <w:p w:rsidR="00C6696D" w:rsidRDefault="00C6696D" w:rsidP="00C6696D">
      <w:pPr>
        <w:pStyle w:val="affff"/>
        <w:rPr>
          <w:rFonts w:ascii="微软雅黑" w:eastAsia="微软雅黑" w:hAnsi="微软雅黑" w:cs="宋体"/>
        </w:rPr>
      </w:pPr>
      <w:r w:rsidRPr="00BD7742">
        <w:rPr>
          <w:rFonts w:ascii="微软雅黑" w:eastAsia="微软雅黑" w:hAnsi="微软雅黑" w:cs="宋体"/>
        </w:rPr>
        <w:t>2.</w:t>
      </w:r>
      <w:r w:rsidR="00680A01">
        <w:rPr>
          <w:rFonts w:ascii="微软雅黑" w:eastAsia="微软雅黑" w:hAnsi="微软雅黑" w:cs="宋体" w:hint="eastAsia"/>
        </w:rPr>
        <w:t>点击卡片名称</w:t>
      </w:r>
      <w:r w:rsidR="00680A01">
        <w:rPr>
          <w:rFonts w:ascii="微软雅黑" w:eastAsia="微软雅黑" w:hAnsi="微软雅黑" w:cs="宋体"/>
        </w:rPr>
        <w:t>或“</w:t>
      </w:r>
      <w:r w:rsidR="00680A01">
        <w:rPr>
          <w:rFonts w:ascii="微软雅黑" w:eastAsia="微软雅黑" w:hAnsi="微软雅黑" w:cs="宋体" w:hint="eastAsia"/>
        </w:rPr>
        <w:t>审核</w:t>
      </w:r>
      <w:r w:rsidR="00680A01">
        <w:rPr>
          <w:rFonts w:ascii="微软雅黑" w:eastAsia="微软雅黑" w:hAnsi="微软雅黑" w:cs="宋体"/>
        </w:rPr>
        <w:t>”</w:t>
      </w:r>
      <w:r w:rsidR="00680A01">
        <w:rPr>
          <w:rFonts w:ascii="微软雅黑" w:eastAsia="微软雅黑" w:hAnsi="微软雅黑" w:cs="宋体" w:hint="eastAsia"/>
        </w:rPr>
        <w:t>按钮</w:t>
      </w:r>
      <w:r w:rsidR="00680A01">
        <w:rPr>
          <w:rFonts w:ascii="微软雅黑" w:eastAsia="微软雅黑" w:hAnsi="微软雅黑" w:cs="宋体"/>
        </w:rPr>
        <w:t>进入卡片详情页，</w:t>
      </w:r>
      <w:r w:rsidR="00BD1EDA" w:rsidRPr="00BD7742">
        <w:rPr>
          <w:rFonts w:ascii="微软雅黑" w:eastAsia="微软雅黑" w:hAnsi="微软雅黑" w:cs="宋体" w:hint="eastAsia"/>
        </w:rPr>
        <w:t>详情</w:t>
      </w:r>
      <w:r w:rsidR="00BD1EDA" w:rsidRPr="00BD7742">
        <w:rPr>
          <w:rFonts w:ascii="微软雅黑" w:eastAsia="微软雅黑" w:hAnsi="微软雅黑" w:cs="宋体"/>
        </w:rPr>
        <w:t>页显示</w:t>
      </w:r>
      <w:r w:rsidR="00B554DE" w:rsidRPr="00BD7742">
        <w:rPr>
          <w:rFonts w:ascii="微软雅黑" w:eastAsia="微软雅黑" w:hAnsi="微软雅黑" w:cs="宋体" w:hint="eastAsia"/>
        </w:rPr>
        <w:t>内容</w:t>
      </w:r>
      <w:r w:rsidR="00B554DE" w:rsidRPr="00BD7742">
        <w:rPr>
          <w:rFonts w:ascii="微软雅黑" w:eastAsia="微软雅黑" w:hAnsi="微软雅黑" w:cs="宋体"/>
        </w:rPr>
        <w:t>同卡片详情页，可</w:t>
      </w:r>
      <w:r w:rsidR="00B554DE" w:rsidRPr="00BD7742">
        <w:rPr>
          <w:rFonts w:ascii="微软雅黑" w:eastAsia="微软雅黑" w:hAnsi="微软雅黑" w:cs="宋体" w:hint="eastAsia"/>
        </w:rPr>
        <w:t>供</w:t>
      </w:r>
      <w:r w:rsidR="00B554DE" w:rsidRPr="00BD7742">
        <w:rPr>
          <w:rFonts w:ascii="微软雅黑" w:eastAsia="微软雅黑" w:hAnsi="微软雅黑" w:cs="宋体"/>
        </w:rPr>
        <w:t>进行</w:t>
      </w:r>
      <w:r w:rsidR="00B554DE" w:rsidRPr="00BD7742">
        <w:rPr>
          <w:rFonts w:ascii="微软雅黑" w:eastAsia="微软雅黑" w:hAnsi="微软雅黑" w:cs="宋体" w:hint="eastAsia"/>
        </w:rPr>
        <w:t>的</w:t>
      </w:r>
      <w:r w:rsidR="00B554DE" w:rsidRPr="00BD7742">
        <w:rPr>
          <w:rFonts w:ascii="微软雅黑" w:eastAsia="微软雅黑" w:hAnsi="微软雅黑" w:cs="宋体"/>
        </w:rPr>
        <w:t>操作有“</w:t>
      </w:r>
      <w:r w:rsidR="00B554DE" w:rsidRPr="00BD7742">
        <w:rPr>
          <w:rFonts w:ascii="微软雅黑" w:eastAsia="微软雅黑" w:hAnsi="微软雅黑" w:cs="宋体" w:hint="eastAsia"/>
        </w:rPr>
        <w:t>预览</w:t>
      </w:r>
      <w:r w:rsidR="00B554DE" w:rsidRPr="00BD7742">
        <w:rPr>
          <w:rFonts w:ascii="微软雅黑" w:eastAsia="微软雅黑" w:hAnsi="微软雅黑" w:cs="宋体"/>
        </w:rPr>
        <w:t>”</w:t>
      </w:r>
      <w:r w:rsidR="00B554DE" w:rsidRPr="00BD7742">
        <w:rPr>
          <w:rFonts w:ascii="微软雅黑" w:eastAsia="微软雅黑" w:hAnsi="微软雅黑" w:cs="宋体" w:hint="eastAsia"/>
        </w:rPr>
        <w:t>、</w:t>
      </w:r>
      <w:r w:rsidR="00B554DE" w:rsidRPr="00BD7742">
        <w:rPr>
          <w:rFonts w:ascii="微软雅黑" w:eastAsia="微软雅黑" w:hAnsi="微软雅黑" w:cs="宋体"/>
        </w:rPr>
        <w:t>“</w:t>
      </w:r>
      <w:r w:rsidR="00B554DE" w:rsidRPr="00BD7742">
        <w:rPr>
          <w:rFonts w:ascii="微软雅黑" w:eastAsia="微软雅黑" w:hAnsi="微软雅黑" w:cs="宋体" w:hint="eastAsia"/>
        </w:rPr>
        <w:t>通过</w:t>
      </w:r>
      <w:r w:rsidR="00B554DE" w:rsidRPr="00BD7742">
        <w:rPr>
          <w:rFonts w:ascii="微软雅黑" w:eastAsia="微软雅黑" w:hAnsi="微软雅黑" w:cs="宋体"/>
        </w:rPr>
        <w:t>”</w:t>
      </w:r>
      <w:r w:rsidR="00B554DE" w:rsidRPr="00BD7742">
        <w:rPr>
          <w:rFonts w:ascii="微软雅黑" w:eastAsia="微软雅黑" w:hAnsi="微软雅黑" w:cs="宋体" w:hint="eastAsia"/>
        </w:rPr>
        <w:t>、</w:t>
      </w:r>
      <w:r w:rsidR="00B554DE" w:rsidRPr="00BD7742">
        <w:rPr>
          <w:rFonts w:ascii="微软雅黑" w:eastAsia="微软雅黑" w:hAnsi="微软雅黑" w:cs="宋体"/>
        </w:rPr>
        <w:t>“</w:t>
      </w:r>
      <w:r w:rsidR="00680A01">
        <w:rPr>
          <w:rFonts w:ascii="微软雅黑" w:eastAsia="微软雅黑" w:hAnsi="微软雅黑" w:cs="宋体" w:hint="eastAsia"/>
        </w:rPr>
        <w:t>驳回</w:t>
      </w:r>
      <w:r w:rsidR="00B554DE" w:rsidRPr="00BD7742">
        <w:rPr>
          <w:rFonts w:ascii="微软雅黑" w:eastAsia="微软雅黑" w:hAnsi="微软雅黑" w:cs="宋体"/>
        </w:rPr>
        <w:t>”</w:t>
      </w:r>
    </w:p>
    <w:p w:rsidR="00082CA9" w:rsidRDefault="00082CA9" w:rsidP="00C6696D">
      <w:pPr>
        <w:pStyle w:val="affff"/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0" distR="0" wp14:anchorId="2A1EA8AE" wp14:editId="7539E982">
            <wp:extent cx="6645910" cy="5367020"/>
            <wp:effectExtent l="0" t="0" r="2540" b="508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01" w:rsidRDefault="00680A01" w:rsidP="00C6696D">
      <w:pPr>
        <w:pStyle w:val="affff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3.</w:t>
      </w:r>
      <w:r>
        <w:rPr>
          <w:rFonts w:ascii="微软雅黑" w:eastAsia="微软雅黑" w:hAnsi="微软雅黑" w:cs="宋体" w:hint="eastAsia"/>
        </w:rPr>
        <w:t>点击</w:t>
      </w:r>
      <w:r>
        <w:rPr>
          <w:rFonts w:ascii="微软雅黑" w:eastAsia="微软雅黑" w:hAnsi="微软雅黑" w:cs="宋体"/>
        </w:rPr>
        <w:t>“</w:t>
      </w:r>
      <w:r>
        <w:rPr>
          <w:rFonts w:ascii="微软雅黑" w:eastAsia="微软雅黑" w:hAnsi="微软雅黑" w:cs="宋体" w:hint="eastAsia"/>
        </w:rPr>
        <w:t>驳回</w:t>
      </w:r>
      <w:r>
        <w:rPr>
          <w:rFonts w:ascii="微软雅黑" w:eastAsia="微软雅黑" w:hAnsi="微软雅黑" w:cs="宋体"/>
        </w:rPr>
        <w:t>”</w:t>
      </w:r>
      <w:r>
        <w:rPr>
          <w:rFonts w:ascii="微软雅黑" w:eastAsia="微软雅黑" w:hAnsi="微软雅黑" w:cs="宋体" w:hint="eastAsia"/>
        </w:rPr>
        <w:t>，</w:t>
      </w:r>
      <w:r>
        <w:rPr>
          <w:rFonts w:ascii="微软雅黑" w:eastAsia="微软雅黑" w:hAnsi="微软雅黑" w:cs="宋体"/>
        </w:rPr>
        <w:t>弹出弹窗，需要填写“</w:t>
      </w:r>
      <w:r>
        <w:rPr>
          <w:rFonts w:ascii="微软雅黑" w:eastAsia="微软雅黑" w:hAnsi="微软雅黑" w:cs="宋体" w:hint="eastAsia"/>
        </w:rPr>
        <w:t>驳回</w:t>
      </w:r>
      <w:r>
        <w:rPr>
          <w:rFonts w:ascii="微软雅黑" w:eastAsia="微软雅黑" w:hAnsi="微软雅黑" w:cs="宋体"/>
        </w:rPr>
        <w:t>原因”</w:t>
      </w:r>
      <w:r>
        <w:rPr>
          <w:rFonts w:ascii="微软雅黑" w:eastAsia="微软雅黑" w:hAnsi="微软雅黑" w:cs="宋体" w:hint="eastAsia"/>
        </w:rPr>
        <w:t>（必填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100字</w:t>
      </w:r>
      <w:r>
        <w:rPr>
          <w:rFonts w:ascii="微软雅黑" w:eastAsia="微软雅黑" w:hAnsi="微软雅黑" w:cs="宋体"/>
        </w:rPr>
        <w:t>以内</w:t>
      </w:r>
      <w:r>
        <w:rPr>
          <w:rFonts w:ascii="微软雅黑" w:eastAsia="微软雅黑" w:hAnsi="微软雅黑" w:cs="宋体" w:hint="eastAsia"/>
        </w:rPr>
        <w:t>）</w:t>
      </w:r>
    </w:p>
    <w:p w:rsidR="00680A01" w:rsidRDefault="00680A01" w:rsidP="00680A01">
      <w:pPr>
        <w:pStyle w:val="affff"/>
        <w:jc w:val="center"/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 wp14:anchorId="49C0194F" wp14:editId="6997D9EB">
            <wp:extent cx="2904551" cy="160934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23654" cy="161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A9" w:rsidRDefault="00082CA9" w:rsidP="00082CA9">
      <w:pPr>
        <w:pStyle w:val="affff"/>
        <w:rPr>
          <w:rFonts w:ascii="微软雅黑" w:eastAsia="微软雅黑" w:hAnsi="微软雅黑" w:cs="宋体"/>
        </w:rPr>
      </w:pPr>
    </w:p>
    <w:p w:rsidR="00B554DE" w:rsidRPr="008C44BB" w:rsidRDefault="00B554DE" w:rsidP="008C44BB">
      <w:pPr>
        <w:pStyle w:val="4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发布管理</w:t>
      </w:r>
      <w:r w:rsidR="008C44BB">
        <w:rPr>
          <w:rFonts w:ascii="微软雅黑" w:eastAsia="微软雅黑" w:hAnsi="微软雅黑" w:hint="eastAsia"/>
        </w:rPr>
        <w:t>及发布</w:t>
      </w:r>
      <w:r w:rsidR="008C44BB">
        <w:rPr>
          <w:rFonts w:ascii="微软雅黑" w:eastAsia="微软雅黑" w:hAnsi="微软雅黑"/>
        </w:rPr>
        <w:t>策略编辑</w:t>
      </w:r>
    </w:p>
    <w:p w:rsidR="00815634" w:rsidRDefault="00FD0025" w:rsidP="00C02C91">
      <w:pPr>
        <w:pStyle w:val="afffc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09545B">
        <w:rPr>
          <w:rFonts w:ascii="微软雅黑" w:eastAsia="微软雅黑" w:hAnsi="微软雅黑" w:hint="eastAsia"/>
        </w:rPr>
        <w:t>列表</w:t>
      </w:r>
      <w:r w:rsidRPr="0009545B">
        <w:rPr>
          <w:rFonts w:ascii="微软雅黑" w:eastAsia="微软雅黑" w:hAnsi="微软雅黑"/>
        </w:rPr>
        <w:t>页</w:t>
      </w:r>
      <w:r w:rsidR="00B554DE" w:rsidRPr="0009545B">
        <w:rPr>
          <w:rFonts w:ascii="微软雅黑" w:eastAsia="微软雅黑" w:hAnsi="微软雅黑" w:hint="eastAsia"/>
        </w:rPr>
        <w:t>显示卡片</w:t>
      </w:r>
      <w:r w:rsidR="00B554DE" w:rsidRPr="0009545B">
        <w:rPr>
          <w:rFonts w:ascii="微软雅黑" w:eastAsia="微软雅黑" w:hAnsi="微软雅黑"/>
        </w:rPr>
        <w:t>管理中处于“</w:t>
      </w:r>
      <w:r w:rsidR="00B554DE" w:rsidRPr="0009545B">
        <w:rPr>
          <w:rFonts w:ascii="微软雅黑" w:eastAsia="微软雅黑" w:hAnsi="微软雅黑" w:hint="eastAsia"/>
        </w:rPr>
        <w:t>已上线</w:t>
      </w:r>
      <w:r w:rsidR="00B554DE" w:rsidRPr="0009545B">
        <w:rPr>
          <w:rFonts w:ascii="微软雅黑" w:eastAsia="微软雅黑" w:hAnsi="微软雅黑"/>
        </w:rPr>
        <w:t>”</w:t>
      </w:r>
      <w:r w:rsidR="00B554DE" w:rsidRPr="0009545B">
        <w:rPr>
          <w:rFonts w:ascii="微软雅黑" w:eastAsia="微软雅黑" w:hAnsi="微软雅黑" w:hint="eastAsia"/>
        </w:rPr>
        <w:t>状态</w:t>
      </w:r>
      <w:r w:rsidR="00B554DE" w:rsidRPr="0009545B">
        <w:rPr>
          <w:rFonts w:ascii="微软雅黑" w:eastAsia="微软雅黑" w:hAnsi="微软雅黑"/>
        </w:rPr>
        <w:t>的卡片，</w:t>
      </w:r>
      <w:r w:rsidRPr="0009545B">
        <w:rPr>
          <w:rFonts w:ascii="微软雅黑" w:eastAsia="微软雅黑" w:hAnsi="微软雅黑" w:hint="eastAsia"/>
        </w:rPr>
        <w:t>显示</w:t>
      </w:r>
      <w:r w:rsidRPr="0009545B">
        <w:rPr>
          <w:rFonts w:ascii="微软雅黑" w:eastAsia="微软雅黑" w:hAnsi="微软雅黑"/>
        </w:rPr>
        <w:t>内容及显示规则同“</w:t>
      </w:r>
      <w:r w:rsidRPr="0009545B">
        <w:rPr>
          <w:rFonts w:ascii="微软雅黑" w:eastAsia="微软雅黑" w:hAnsi="微软雅黑" w:hint="eastAsia"/>
        </w:rPr>
        <w:t>卡片</w:t>
      </w:r>
      <w:r w:rsidRPr="0009545B">
        <w:rPr>
          <w:rFonts w:ascii="微软雅黑" w:eastAsia="微软雅黑" w:hAnsi="微软雅黑"/>
        </w:rPr>
        <w:t>管理”</w:t>
      </w:r>
      <w:r w:rsidRPr="0009545B">
        <w:rPr>
          <w:rFonts w:ascii="微软雅黑" w:eastAsia="微软雅黑" w:hAnsi="微软雅黑" w:hint="eastAsia"/>
        </w:rPr>
        <w:t>，</w:t>
      </w:r>
      <w:r w:rsidR="00815634">
        <w:rPr>
          <w:rFonts w:ascii="微软雅黑" w:eastAsia="微软雅黑" w:hAnsi="微软雅黑" w:hint="eastAsia"/>
        </w:rPr>
        <w:t>新增</w:t>
      </w:r>
      <w:r w:rsidR="00815634">
        <w:rPr>
          <w:rFonts w:ascii="微软雅黑" w:eastAsia="微软雅黑" w:hAnsi="微软雅黑"/>
        </w:rPr>
        <w:t>显示</w:t>
      </w:r>
      <w:r w:rsidR="00815634" w:rsidRPr="00815634">
        <w:rPr>
          <w:rFonts w:ascii="微软雅黑" w:eastAsia="微软雅黑" w:hAnsi="微软雅黑" w:hint="eastAsia"/>
        </w:rPr>
        <w:t>预计发布量（根据圈定人数或者预设发布量显示）、实时发布量（已经同步到端侧的数量）</w:t>
      </w:r>
    </w:p>
    <w:p w:rsidR="003E5C91" w:rsidRDefault="00FD0025" w:rsidP="00C02C91">
      <w:pPr>
        <w:pStyle w:val="afffc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09545B">
        <w:rPr>
          <w:rFonts w:ascii="微软雅黑" w:eastAsia="微软雅黑" w:hAnsi="微软雅黑" w:hint="eastAsia"/>
        </w:rPr>
        <w:t>点击</w:t>
      </w:r>
      <w:r w:rsidRPr="0009545B">
        <w:rPr>
          <w:rFonts w:ascii="微软雅黑" w:eastAsia="微软雅黑" w:hAnsi="微软雅黑"/>
        </w:rPr>
        <w:t>卡片名称进入</w:t>
      </w:r>
      <w:r w:rsidR="000B65FD">
        <w:rPr>
          <w:rFonts w:ascii="微软雅黑" w:eastAsia="微软雅黑" w:hAnsi="微软雅黑" w:hint="eastAsia"/>
        </w:rPr>
        <w:t>发布策略</w:t>
      </w:r>
      <w:r w:rsidR="000B65FD">
        <w:rPr>
          <w:rFonts w:ascii="微软雅黑" w:eastAsia="微软雅黑" w:hAnsi="微软雅黑"/>
        </w:rPr>
        <w:t>详情页</w:t>
      </w:r>
    </w:p>
    <w:p w:rsidR="003E5C91" w:rsidRDefault="000B65FD" w:rsidP="00C02C91">
      <w:pPr>
        <w:pStyle w:val="afffc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若处于“</w:t>
      </w:r>
      <w:r>
        <w:rPr>
          <w:rFonts w:ascii="微软雅黑" w:eastAsia="微软雅黑" w:hAnsi="微软雅黑" w:hint="eastAsia"/>
        </w:rPr>
        <w:t>待发布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和“驳回”状态</w:t>
      </w:r>
      <w:r>
        <w:rPr>
          <w:rFonts w:ascii="微软雅黑" w:eastAsia="微软雅黑" w:hAnsi="微软雅黑"/>
        </w:rPr>
        <w:t>，则为可编辑页面</w:t>
      </w:r>
      <w:r>
        <w:rPr>
          <w:rFonts w:ascii="微软雅黑" w:eastAsia="微软雅黑" w:hAnsi="微软雅黑" w:hint="eastAsia"/>
        </w:rPr>
        <w:t>；</w:t>
      </w:r>
      <w:r>
        <w:rPr>
          <w:rFonts w:ascii="微软雅黑" w:eastAsia="微软雅黑" w:hAnsi="微软雅黑"/>
        </w:rPr>
        <w:t>若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其余状态，则为不可编辑页面（</w:t>
      </w:r>
      <w:r>
        <w:rPr>
          <w:rFonts w:ascii="微软雅黑" w:eastAsia="微软雅黑" w:hAnsi="微软雅黑" w:hint="eastAsia"/>
        </w:rPr>
        <w:t>仅</w:t>
      </w:r>
      <w:r>
        <w:rPr>
          <w:rFonts w:ascii="微软雅黑" w:eastAsia="微软雅黑" w:hAnsi="微软雅黑"/>
        </w:rPr>
        <w:t>展示信息）</w:t>
      </w:r>
      <w:r w:rsidR="0053704B">
        <w:rPr>
          <w:rFonts w:ascii="微软雅黑" w:eastAsia="微软雅黑" w:hAnsi="微软雅黑" w:hint="eastAsia"/>
        </w:rPr>
        <w:t>；</w:t>
      </w:r>
    </w:p>
    <w:p w:rsidR="0053704B" w:rsidRDefault="003E5C91" w:rsidP="00C02C91">
      <w:pPr>
        <w:pStyle w:val="afffc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3E5C91">
        <w:rPr>
          <w:rFonts w:ascii="微软雅黑" w:eastAsia="微软雅黑" w:hAnsi="微软雅黑" w:hint="eastAsia"/>
        </w:rPr>
        <w:t>若卡片处于“待审核”或“驳回”状态，则显示审核进度</w:t>
      </w:r>
      <w:r>
        <w:rPr>
          <w:rFonts w:ascii="微软雅黑" w:eastAsia="微软雅黑" w:hAnsi="微软雅黑" w:hint="eastAsia"/>
        </w:rPr>
        <w:t>；</w:t>
      </w:r>
      <w:r w:rsidRPr="003E5C91">
        <w:rPr>
          <w:rFonts w:ascii="微软雅黑" w:eastAsia="微软雅黑" w:hAnsi="微软雅黑" w:hint="eastAsia"/>
        </w:rPr>
        <w:t>若卡片处于“已</w:t>
      </w:r>
      <w:r w:rsidR="00343A81">
        <w:rPr>
          <w:rFonts w:ascii="微软雅黑" w:eastAsia="微软雅黑" w:hAnsi="微软雅黑" w:hint="eastAsia"/>
        </w:rPr>
        <w:t>失</w:t>
      </w:r>
      <w:r w:rsidRPr="003E5C91">
        <w:rPr>
          <w:rFonts w:ascii="微软雅黑" w:eastAsia="微软雅黑" w:hAnsi="微软雅黑" w:hint="eastAsia"/>
        </w:rPr>
        <w:t>状态，则显示</w:t>
      </w:r>
      <w:r w:rsidR="00343A81">
        <w:rPr>
          <w:rFonts w:ascii="微软雅黑" w:eastAsia="微软雅黑" w:hAnsi="微软雅黑" w:hint="eastAsia"/>
        </w:rPr>
        <w:t>失效</w:t>
      </w:r>
      <w:r w:rsidRPr="003E5C91">
        <w:rPr>
          <w:rFonts w:ascii="微软雅黑" w:eastAsia="微软雅黑" w:hAnsi="微软雅黑" w:hint="eastAsia"/>
        </w:rPr>
        <w:t>原因</w:t>
      </w:r>
    </w:p>
    <w:p w:rsidR="00343A81" w:rsidRPr="003E5C91" w:rsidRDefault="00343A81" w:rsidP="00343A81">
      <w:pPr>
        <w:pStyle w:val="afffc"/>
        <w:ind w:left="420" w:firstLineChars="0" w:firstLine="0"/>
        <w:rPr>
          <w:rFonts w:ascii="微软雅黑" w:eastAsia="微软雅黑" w:hAnsi="微软雅黑"/>
        </w:rPr>
      </w:pPr>
    </w:p>
    <w:p w:rsidR="00F442F8" w:rsidRDefault="00F442F8" w:rsidP="00C02C91">
      <w:pPr>
        <w:pStyle w:val="afffc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每一条</w:t>
      </w:r>
      <w:r>
        <w:rPr>
          <w:rFonts w:ascii="微软雅黑" w:eastAsia="微软雅黑" w:hAnsi="微软雅黑"/>
        </w:rPr>
        <w:t>发布，视为</w:t>
      </w:r>
      <w:r>
        <w:rPr>
          <w:rFonts w:ascii="微软雅黑" w:eastAsia="微软雅黑" w:hAnsi="微软雅黑" w:hint="eastAsia"/>
        </w:rPr>
        <w:t>独立</w:t>
      </w:r>
      <w:r>
        <w:rPr>
          <w:rFonts w:ascii="微软雅黑" w:eastAsia="微软雅黑" w:hAnsi="微软雅黑"/>
        </w:rPr>
        <w:t>的、新的发布任务</w:t>
      </w:r>
    </w:p>
    <w:p w:rsidR="00B554DE" w:rsidRPr="0053704B" w:rsidRDefault="00B554DE" w:rsidP="00C02C91">
      <w:pPr>
        <w:pStyle w:val="afffc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53704B">
        <w:rPr>
          <w:rFonts w:ascii="微软雅黑" w:eastAsia="微软雅黑" w:hAnsi="微软雅黑" w:hint="eastAsia"/>
        </w:rPr>
        <w:t>状态</w:t>
      </w:r>
      <w:r w:rsidRPr="0053704B">
        <w:rPr>
          <w:rFonts w:ascii="微软雅黑" w:eastAsia="微软雅黑" w:hAnsi="微软雅黑"/>
        </w:rPr>
        <w:t>及</w:t>
      </w:r>
      <w:r w:rsidRPr="0053704B">
        <w:rPr>
          <w:rFonts w:ascii="微软雅黑" w:eastAsia="微软雅黑" w:hAnsi="微软雅黑" w:hint="eastAsia"/>
        </w:rPr>
        <w:t>对应</w:t>
      </w:r>
      <w:r w:rsidRPr="0053704B">
        <w:rPr>
          <w:rFonts w:ascii="微软雅黑" w:eastAsia="微软雅黑" w:hAnsi="微软雅黑"/>
        </w:rPr>
        <w:t>的操作</w:t>
      </w:r>
      <w:r w:rsidRPr="0053704B">
        <w:rPr>
          <w:rFonts w:ascii="微软雅黑" w:eastAsia="微软雅黑" w:hAnsi="微软雅黑" w:hint="eastAsia"/>
        </w:rPr>
        <w:t>如下</w:t>
      </w:r>
      <w:r w:rsidRPr="0053704B">
        <w:rPr>
          <w:rFonts w:ascii="微软雅黑" w:eastAsia="微软雅黑" w:hAnsi="微软雅黑"/>
        </w:rPr>
        <w:t>：</w:t>
      </w:r>
    </w:p>
    <w:tbl>
      <w:tblPr>
        <w:tblStyle w:val="affff0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587"/>
        <w:gridCol w:w="1146"/>
        <w:gridCol w:w="1146"/>
        <w:gridCol w:w="1146"/>
        <w:gridCol w:w="1146"/>
        <w:gridCol w:w="1146"/>
        <w:gridCol w:w="1457"/>
        <w:gridCol w:w="1457"/>
      </w:tblGrid>
      <w:tr w:rsidR="00EA20C4" w:rsidRPr="00BD7742" w:rsidTr="00196415">
        <w:trPr>
          <w:trHeight w:val="20"/>
        </w:trPr>
        <w:tc>
          <w:tcPr>
            <w:tcW w:w="1587" w:type="dxa"/>
            <w:shd w:val="clear" w:color="auto" w:fill="D9D9D9" w:themeFill="background1" w:themeFillShade="D9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sz w:val="18"/>
              </w:rPr>
              <w:t>状态</w:t>
            </w:r>
          </w:p>
        </w:tc>
        <w:tc>
          <w:tcPr>
            <w:tcW w:w="1146" w:type="dxa"/>
            <w:shd w:val="clear" w:color="auto" w:fill="D9D9D9" w:themeFill="background1" w:themeFillShade="D9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sz w:val="18"/>
              </w:rPr>
              <w:t>编辑</w:t>
            </w:r>
          </w:p>
        </w:tc>
        <w:tc>
          <w:tcPr>
            <w:tcW w:w="1146" w:type="dxa"/>
            <w:shd w:val="clear" w:color="auto" w:fill="D9D9D9" w:themeFill="background1" w:themeFillShade="D9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sz w:val="18"/>
              </w:rPr>
              <w:t>启动</w:t>
            </w:r>
          </w:p>
        </w:tc>
        <w:tc>
          <w:tcPr>
            <w:tcW w:w="1146" w:type="dxa"/>
            <w:shd w:val="clear" w:color="auto" w:fill="D9D9D9" w:themeFill="background1" w:themeFillShade="D9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sz w:val="18"/>
              </w:rPr>
              <w:t>暂停</w:t>
            </w:r>
          </w:p>
        </w:tc>
        <w:tc>
          <w:tcPr>
            <w:tcW w:w="1146" w:type="dxa"/>
            <w:shd w:val="clear" w:color="auto" w:fill="D9D9D9" w:themeFill="background1" w:themeFillShade="D9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sz w:val="18"/>
              </w:rPr>
              <w:t>失效</w:t>
            </w:r>
          </w:p>
        </w:tc>
        <w:tc>
          <w:tcPr>
            <w:tcW w:w="1146" w:type="dxa"/>
            <w:shd w:val="clear" w:color="auto" w:fill="D9D9D9" w:themeFill="background1" w:themeFillShade="D9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sz w:val="18"/>
              </w:rPr>
              <w:t>预览</w:t>
            </w:r>
          </w:p>
        </w:tc>
        <w:tc>
          <w:tcPr>
            <w:tcW w:w="1457" w:type="dxa"/>
            <w:shd w:val="clear" w:color="auto" w:fill="D9D9D9" w:themeFill="background1" w:themeFillShade="D9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导出</w:t>
            </w:r>
            <w:r>
              <w:rPr>
                <w:rFonts w:ascii="微软雅黑" w:eastAsia="微软雅黑" w:hAnsi="微软雅黑"/>
                <w:sz w:val="18"/>
              </w:rPr>
              <w:t>（</w:t>
            </w:r>
            <w:r>
              <w:rPr>
                <w:rFonts w:ascii="微软雅黑" w:eastAsia="微软雅黑" w:hAnsi="微软雅黑" w:hint="eastAsia"/>
                <w:sz w:val="18"/>
              </w:rPr>
              <w:t>文本</w:t>
            </w:r>
            <w:r>
              <w:rPr>
                <w:rFonts w:ascii="微软雅黑" w:eastAsia="微软雅黑" w:hAnsi="微软雅黑"/>
                <w:sz w:val="18"/>
              </w:rPr>
              <w:t>）</w:t>
            </w:r>
          </w:p>
        </w:tc>
        <w:tc>
          <w:tcPr>
            <w:tcW w:w="1457" w:type="dxa"/>
            <w:shd w:val="clear" w:color="auto" w:fill="D9D9D9" w:themeFill="background1" w:themeFillShade="D9"/>
          </w:tcPr>
          <w:p w:rsidR="00EA20C4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导入</w:t>
            </w:r>
            <w:r>
              <w:rPr>
                <w:rFonts w:ascii="微软雅黑" w:eastAsia="微软雅黑" w:hAnsi="微软雅黑"/>
                <w:sz w:val="18"/>
              </w:rPr>
              <w:t>（</w:t>
            </w:r>
            <w:r>
              <w:rPr>
                <w:rFonts w:ascii="微软雅黑" w:eastAsia="微软雅黑" w:hAnsi="微软雅黑" w:hint="eastAsia"/>
                <w:sz w:val="18"/>
              </w:rPr>
              <w:t>文本</w:t>
            </w:r>
            <w:r>
              <w:rPr>
                <w:rFonts w:ascii="微软雅黑" w:eastAsia="微软雅黑" w:hAnsi="微软雅黑"/>
                <w:sz w:val="18"/>
              </w:rPr>
              <w:t>）</w:t>
            </w:r>
          </w:p>
        </w:tc>
      </w:tr>
      <w:tr w:rsidR="00EA20C4" w:rsidRPr="00BD7742" w:rsidTr="00196415">
        <w:trPr>
          <w:trHeight w:val="266"/>
        </w:trPr>
        <w:tc>
          <w:tcPr>
            <w:tcW w:w="1587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sz w:val="18"/>
              </w:rPr>
              <w:t>待发布</w:t>
            </w: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1457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1457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</w:tr>
      <w:tr w:rsidR="00EA20C4" w:rsidRPr="00BD7742" w:rsidTr="00196415">
        <w:trPr>
          <w:trHeight w:val="20"/>
        </w:trPr>
        <w:tc>
          <w:tcPr>
            <w:tcW w:w="1587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sz w:val="18"/>
              </w:rPr>
              <w:t>待审核</w:t>
            </w: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1457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</w:p>
        </w:tc>
        <w:tc>
          <w:tcPr>
            <w:tcW w:w="1457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</w:p>
        </w:tc>
      </w:tr>
      <w:tr w:rsidR="00EA20C4" w:rsidRPr="00BD7742" w:rsidTr="00196415">
        <w:trPr>
          <w:trHeight w:val="20"/>
        </w:trPr>
        <w:tc>
          <w:tcPr>
            <w:tcW w:w="1587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sz w:val="18"/>
              </w:rPr>
              <w:t>驳回</w:t>
            </w: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1457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</w:p>
        </w:tc>
        <w:tc>
          <w:tcPr>
            <w:tcW w:w="1457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</w:p>
        </w:tc>
      </w:tr>
      <w:tr w:rsidR="00EA20C4" w:rsidRPr="00BD7742" w:rsidTr="00196415">
        <w:trPr>
          <w:trHeight w:val="20"/>
        </w:trPr>
        <w:tc>
          <w:tcPr>
            <w:tcW w:w="1587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sz w:val="18"/>
              </w:rPr>
              <w:t>灰度/全量</w:t>
            </w:r>
            <w:r w:rsidRPr="00BD7742">
              <w:rPr>
                <w:rFonts w:ascii="微软雅黑" w:eastAsia="微软雅黑" w:hAnsi="微软雅黑"/>
                <w:sz w:val="18"/>
              </w:rPr>
              <w:t>发布</w:t>
            </w: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1457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</w:p>
        </w:tc>
        <w:tc>
          <w:tcPr>
            <w:tcW w:w="1457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</w:p>
        </w:tc>
      </w:tr>
      <w:tr w:rsidR="00EA20C4" w:rsidRPr="00BD7742" w:rsidTr="00196415">
        <w:trPr>
          <w:trHeight w:val="20"/>
        </w:trPr>
        <w:tc>
          <w:tcPr>
            <w:tcW w:w="1587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sz w:val="18"/>
              </w:rPr>
              <w:t>已暂停</w:t>
            </w: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1457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</w:p>
        </w:tc>
        <w:tc>
          <w:tcPr>
            <w:tcW w:w="1457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</w:p>
        </w:tc>
      </w:tr>
      <w:tr w:rsidR="00EA20C4" w:rsidRPr="00BD7742" w:rsidTr="00196415">
        <w:trPr>
          <w:trHeight w:val="20"/>
        </w:trPr>
        <w:tc>
          <w:tcPr>
            <w:tcW w:w="1587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sz w:val="18"/>
              </w:rPr>
              <w:t>已失效</w:t>
            </w: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146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sz w:val="18"/>
              </w:rPr>
            </w:pPr>
            <w:r w:rsidRPr="00BD7742">
              <w:rPr>
                <w:rFonts w:ascii="微软雅黑" w:eastAsia="微软雅黑" w:hAnsi="微软雅黑" w:hint="eastAsia"/>
                <w:b/>
                <w:sz w:val="18"/>
              </w:rPr>
              <w:t>√</w:t>
            </w:r>
          </w:p>
        </w:tc>
        <w:tc>
          <w:tcPr>
            <w:tcW w:w="1457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</w:p>
        </w:tc>
        <w:tc>
          <w:tcPr>
            <w:tcW w:w="1457" w:type="dxa"/>
          </w:tcPr>
          <w:p w:rsidR="00EA20C4" w:rsidRPr="00BD7742" w:rsidRDefault="00EA20C4" w:rsidP="00723603">
            <w:pPr>
              <w:pStyle w:val="afffc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</w:rPr>
            </w:pPr>
          </w:p>
        </w:tc>
      </w:tr>
    </w:tbl>
    <w:p w:rsidR="00D56292" w:rsidRPr="00BD7742" w:rsidRDefault="00D56292" w:rsidP="00C02C91">
      <w:pPr>
        <w:pStyle w:val="afffc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编辑</w:t>
      </w:r>
      <w:r w:rsidRPr="00BD7742">
        <w:rPr>
          <w:rFonts w:ascii="微软雅黑" w:eastAsia="微软雅黑" w:hAnsi="微软雅黑"/>
        </w:rPr>
        <w:t>：点击进入发布策略编辑页面</w:t>
      </w:r>
      <w:r w:rsidRPr="00BD7742">
        <w:rPr>
          <w:rFonts w:ascii="微软雅黑" w:eastAsia="微软雅黑" w:hAnsi="微软雅黑" w:hint="eastAsia"/>
        </w:rPr>
        <w:t>，编辑</w:t>
      </w:r>
      <w:r w:rsidRPr="00BD7742">
        <w:rPr>
          <w:rFonts w:ascii="微软雅黑" w:eastAsia="微软雅黑" w:hAnsi="微软雅黑"/>
        </w:rPr>
        <w:t>发布策略</w:t>
      </w:r>
      <w:r w:rsidRPr="00BD7742">
        <w:rPr>
          <w:rFonts w:ascii="微软雅黑" w:eastAsia="微软雅黑" w:hAnsi="微软雅黑" w:hint="eastAsia"/>
        </w:rPr>
        <w:t>。</w:t>
      </w:r>
    </w:p>
    <w:p w:rsidR="00D56292" w:rsidRPr="00BD7742" w:rsidRDefault="00D56292" w:rsidP="00C02C91">
      <w:pPr>
        <w:pStyle w:val="afffc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启动：</w:t>
      </w:r>
      <w:r w:rsidRPr="00BD7742">
        <w:rPr>
          <w:rFonts w:ascii="微软雅黑" w:eastAsia="微软雅黑" w:hAnsi="微软雅黑"/>
        </w:rPr>
        <w:t>点击启动发布</w:t>
      </w:r>
    </w:p>
    <w:p w:rsidR="00D56292" w:rsidRPr="00BD7742" w:rsidRDefault="00D56292" w:rsidP="00C02C91">
      <w:pPr>
        <w:pStyle w:val="afffc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暂停：</w:t>
      </w:r>
      <w:r w:rsidRPr="00BD7742">
        <w:rPr>
          <w:rFonts w:ascii="微软雅黑" w:eastAsia="微软雅黑" w:hAnsi="微软雅黑"/>
        </w:rPr>
        <w:t>点击暂停发布</w:t>
      </w:r>
      <w:r w:rsidRPr="00BD7742">
        <w:rPr>
          <w:rFonts w:ascii="微软雅黑" w:eastAsia="微软雅黑" w:hAnsi="微软雅黑" w:hint="eastAsia"/>
        </w:rPr>
        <w:t>。</w:t>
      </w:r>
    </w:p>
    <w:p w:rsidR="00343A81" w:rsidRDefault="00D56292" w:rsidP="00C02C91">
      <w:pPr>
        <w:pStyle w:val="afffc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失效</w:t>
      </w:r>
      <w:r w:rsidRPr="00BD7742">
        <w:rPr>
          <w:rFonts w:ascii="微软雅黑" w:eastAsia="微软雅黑" w:hAnsi="微软雅黑"/>
        </w:rPr>
        <w:t>：</w:t>
      </w:r>
      <w:r w:rsidR="00343A81">
        <w:rPr>
          <w:rFonts w:ascii="微软雅黑" w:eastAsia="微软雅黑" w:hAnsi="微软雅黑" w:hint="eastAsia"/>
        </w:rPr>
        <w:t>点击</w:t>
      </w:r>
      <w:r w:rsidR="00343A81">
        <w:rPr>
          <w:rFonts w:ascii="微软雅黑" w:eastAsia="微软雅黑" w:hAnsi="微软雅黑"/>
        </w:rPr>
        <w:t>弹出</w:t>
      </w:r>
      <w:r w:rsidR="00343A81" w:rsidRPr="00343A81">
        <w:rPr>
          <w:rFonts w:ascii="微软雅黑" w:eastAsia="微软雅黑" w:hAnsi="微软雅黑" w:hint="eastAsia"/>
        </w:rPr>
        <w:t>弹出弹窗，需要填写“</w:t>
      </w:r>
      <w:r w:rsidR="00AC49D1">
        <w:rPr>
          <w:rFonts w:ascii="微软雅黑" w:eastAsia="微软雅黑" w:hAnsi="微软雅黑" w:hint="eastAsia"/>
        </w:rPr>
        <w:t>失效</w:t>
      </w:r>
      <w:r w:rsidR="00343A81" w:rsidRPr="00343A81">
        <w:rPr>
          <w:rFonts w:ascii="微软雅黑" w:eastAsia="微软雅黑" w:hAnsi="微软雅黑" w:hint="eastAsia"/>
        </w:rPr>
        <w:t>原因”（必填，100字以内）</w:t>
      </w:r>
    </w:p>
    <w:p w:rsidR="00D56292" w:rsidRDefault="00D56292" w:rsidP="00343A81">
      <w:pPr>
        <w:pStyle w:val="afffc"/>
        <w:ind w:left="981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已失效</w:t>
      </w:r>
      <w:r w:rsidRPr="00BD7742">
        <w:rPr>
          <w:rFonts w:ascii="微软雅黑" w:eastAsia="微软雅黑" w:hAnsi="微软雅黑"/>
        </w:rPr>
        <w:t>的发布策略</w:t>
      </w:r>
      <w:r w:rsidRPr="00BD7742">
        <w:rPr>
          <w:rFonts w:ascii="微软雅黑" w:eastAsia="微软雅黑" w:hAnsi="微软雅黑" w:hint="eastAsia"/>
        </w:rPr>
        <w:t>，</w:t>
      </w:r>
      <w:r w:rsidRPr="00BD7742">
        <w:rPr>
          <w:rFonts w:ascii="微软雅黑" w:eastAsia="微软雅黑" w:hAnsi="微软雅黑"/>
        </w:rPr>
        <w:t>无论是已推送到客户端的，还是</w:t>
      </w:r>
      <w:r w:rsidRPr="00BD7742">
        <w:rPr>
          <w:rFonts w:ascii="微软雅黑" w:eastAsia="微软雅黑" w:hAnsi="微软雅黑" w:hint="eastAsia"/>
        </w:rPr>
        <w:t>未推送</w:t>
      </w:r>
      <w:r w:rsidRPr="00BD7742">
        <w:rPr>
          <w:rFonts w:ascii="微软雅黑" w:eastAsia="微软雅黑" w:hAnsi="微软雅黑"/>
        </w:rPr>
        <w:t>的，都不再生效</w:t>
      </w:r>
      <w:r w:rsidR="00F442F8">
        <w:rPr>
          <w:rFonts w:ascii="微软雅黑" w:eastAsia="微软雅黑" w:hAnsi="微软雅黑" w:hint="eastAsia"/>
        </w:rPr>
        <w:t>不再</w:t>
      </w:r>
      <w:r w:rsidR="00F442F8">
        <w:rPr>
          <w:rFonts w:ascii="微软雅黑" w:eastAsia="微软雅黑" w:hAnsi="微软雅黑"/>
        </w:rPr>
        <w:t>显示</w:t>
      </w:r>
      <w:r w:rsidRPr="00BD7742">
        <w:rPr>
          <w:rFonts w:ascii="微软雅黑" w:eastAsia="微软雅黑" w:hAnsi="微软雅黑"/>
        </w:rPr>
        <w:t>，</w:t>
      </w:r>
      <w:r w:rsidRPr="00BD7742">
        <w:rPr>
          <w:rFonts w:ascii="微软雅黑" w:eastAsia="微软雅黑" w:hAnsi="微软雅黑" w:hint="eastAsia"/>
        </w:rPr>
        <w:t>也</w:t>
      </w:r>
      <w:r w:rsidRPr="00BD7742">
        <w:rPr>
          <w:rFonts w:ascii="微软雅黑" w:eastAsia="微软雅黑" w:hAnsi="微软雅黑"/>
        </w:rPr>
        <w:t>不可修改</w:t>
      </w:r>
      <w:r w:rsidRPr="00BD7742">
        <w:rPr>
          <w:rFonts w:ascii="微软雅黑" w:eastAsia="微软雅黑" w:hAnsi="微软雅黑" w:hint="eastAsia"/>
        </w:rPr>
        <w:t>。失</w:t>
      </w:r>
      <w:r w:rsidRPr="00BD7742">
        <w:rPr>
          <w:rFonts w:ascii="微软雅黑" w:eastAsia="微软雅黑" w:hAnsi="微软雅黑" w:hint="eastAsia"/>
        </w:rPr>
        <w:lastRenderedPageBreak/>
        <w:t>效后不可再修改，即使在</w:t>
      </w:r>
      <w:r>
        <w:rPr>
          <w:rFonts w:ascii="微软雅黑" w:eastAsia="微软雅黑" w:hAnsi="微软雅黑" w:hint="eastAsia"/>
        </w:rPr>
        <w:t>发布</w:t>
      </w:r>
      <w:r w:rsidRPr="00BD7742">
        <w:rPr>
          <w:rFonts w:ascii="微软雅黑" w:eastAsia="微软雅黑" w:hAnsi="微软雅黑" w:hint="eastAsia"/>
        </w:rPr>
        <w:t>管理列表点击了“发布”，或新建发布中选择了该条内容，也弹窗提示“该服务的发布策略已失效，请重新检查内容后上架”。</w:t>
      </w:r>
    </w:p>
    <w:p w:rsidR="00EA20C4" w:rsidRDefault="00EA20C4" w:rsidP="00BB6AA6">
      <w:pPr>
        <w:pStyle w:val="afffc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导出</w:t>
      </w:r>
      <w:r w:rsidRPr="00BD7742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可导出</w:t>
      </w:r>
      <w:r>
        <w:rPr>
          <w:rFonts w:ascii="微软雅黑" w:eastAsia="微软雅黑" w:hAnsi="微软雅黑"/>
        </w:rPr>
        <w:t>问卷文本，</w:t>
      </w:r>
      <w:r>
        <w:rPr>
          <w:rFonts w:ascii="微软雅黑" w:eastAsia="微软雅黑" w:hAnsi="微软雅黑" w:hint="eastAsia"/>
        </w:rPr>
        <w:t>以进行</w:t>
      </w:r>
      <w:r>
        <w:rPr>
          <w:rFonts w:ascii="微软雅黑" w:eastAsia="微软雅黑" w:hAnsi="微软雅黑"/>
        </w:rPr>
        <w:t>翻译；</w:t>
      </w:r>
    </w:p>
    <w:p w:rsidR="00EA20C4" w:rsidRPr="00BB6AA6" w:rsidRDefault="00EA20C4" w:rsidP="00BB6AA6">
      <w:pPr>
        <w:pStyle w:val="afffc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导入：</w:t>
      </w:r>
      <w:r>
        <w:rPr>
          <w:rFonts w:ascii="微软雅黑" w:eastAsia="微软雅黑" w:hAnsi="微软雅黑"/>
        </w:rPr>
        <w:t>点击导入翻译好的</w:t>
      </w:r>
      <w:r>
        <w:rPr>
          <w:rFonts w:ascii="微软雅黑" w:eastAsia="微软雅黑" w:hAnsi="微软雅黑" w:hint="eastAsia"/>
        </w:rPr>
        <w:t>问卷</w:t>
      </w:r>
      <w:r>
        <w:rPr>
          <w:rFonts w:ascii="微软雅黑" w:eastAsia="微软雅黑" w:hAnsi="微软雅黑"/>
        </w:rPr>
        <w:t>文本</w:t>
      </w:r>
      <w:r>
        <w:rPr>
          <w:rFonts w:ascii="微软雅黑" w:eastAsia="微软雅黑" w:hAnsi="微软雅黑" w:hint="eastAsia"/>
        </w:rPr>
        <w:t>。</w:t>
      </w:r>
    </w:p>
    <w:p w:rsidR="00FD0025" w:rsidRDefault="00247639" w:rsidP="00C02C91">
      <w:pPr>
        <w:pStyle w:val="afffc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导航栏</w:t>
      </w:r>
      <w:r w:rsidR="00FD0025" w:rsidRPr="0009545B">
        <w:rPr>
          <w:rFonts w:ascii="微软雅黑" w:eastAsia="微软雅黑" w:hAnsi="微软雅黑"/>
        </w:rPr>
        <w:t>显示“</w:t>
      </w:r>
      <w:r w:rsidR="00FD0025" w:rsidRPr="0009545B">
        <w:rPr>
          <w:rFonts w:ascii="微软雅黑" w:eastAsia="微软雅黑" w:hAnsi="微软雅黑" w:hint="eastAsia"/>
        </w:rPr>
        <w:t>创建</w:t>
      </w:r>
      <w:r w:rsidR="00FD0025" w:rsidRPr="0009545B">
        <w:rPr>
          <w:rFonts w:ascii="微软雅黑" w:eastAsia="微软雅黑" w:hAnsi="微软雅黑"/>
        </w:rPr>
        <w:t>新发布”</w:t>
      </w:r>
      <w:r w:rsidR="00FD0025" w:rsidRPr="0009545B">
        <w:rPr>
          <w:rFonts w:ascii="微软雅黑" w:eastAsia="微软雅黑" w:hAnsi="微软雅黑" w:hint="eastAsia"/>
        </w:rPr>
        <w:t>按钮</w:t>
      </w:r>
      <w:r w:rsidR="00FD0025" w:rsidRPr="0009545B">
        <w:rPr>
          <w:rFonts w:ascii="微软雅黑" w:eastAsia="微软雅黑" w:hAnsi="微软雅黑"/>
        </w:rPr>
        <w:t>，</w:t>
      </w:r>
      <w:r w:rsidR="00FD0025" w:rsidRPr="0009545B">
        <w:rPr>
          <w:rFonts w:ascii="微软雅黑" w:eastAsia="微软雅黑" w:hAnsi="微软雅黑" w:hint="eastAsia"/>
        </w:rPr>
        <w:t>点击</w:t>
      </w:r>
      <w:r w:rsidR="00FD0025" w:rsidRPr="0009545B">
        <w:rPr>
          <w:rFonts w:ascii="微软雅黑" w:eastAsia="微软雅黑" w:hAnsi="微软雅黑"/>
        </w:rPr>
        <w:t>进入发布策略</w:t>
      </w:r>
      <w:r w:rsidR="00FD0025" w:rsidRPr="0009545B">
        <w:rPr>
          <w:rFonts w:ascii="微软雅黑" w:eastAsia="微软雅黑" w:hAnsi="微软雅黑" w:hint="eastAsia"/>
        </w:rPr>
        <w:t>编辑</w:t>
      </w:r>
      <w:r w:rsidR="00FD0025" w:rsidRPr="0009545B">
        <w:rPr>
          <w:rFonts w:ascii="微软雅黑" w:eastAsia="微软雅黑" w:hAnsi="微软雅黑"/>
        </w:rPr>
        <w:t>页面</w:t>
      </w:r>
      <w:r w:rsidR="00FD0025" w:rsidRPr="0009545B">
        <w:rPr>
          <w:rFonts w:ascii="微软雅黑" w:eastAsia="微软雅黑" w:hAnsi="微软雅黑" w:hint="eastAsia"/>
        </w:rPr>
        <w:t>，</w:t>
      </w:r>
      <w:r w:rsidR="00691DA9">
        <w:rPr>
          <w:rFonts w:ascii="微软雅黑" w:eastAsia="微软雅黑" w:hAnsi="微软雅黑"/>
        </w:rPr>
        <w:t>需要选择卡片</w:t>
      </w:r>
      <w:r w:rsidR="00691DA9">
        <w:rPr>
          <w:rFonts w:ascii="微软雅黑" w:eastAsia="微软雅黑" w:hAnsi="微软雅黑" w:hint="eastAsia"/>
        </w:rPr>
        <w:t>、</w:t>
      </w:r>
      <w:r w:rsidR="00691DA9">
        <w:rPr>
          <w:rFonts w:ascii="微软雅黑" w:eastAsia="微软雅黑" w:hAnsi="微软雅黑"/>
        </w:rPr>
        <w:t>发布位置</w:t>
      </w:r>
      <w:r w:rsidR="00082CA9">
        <w:rPr>
          <w:rFonts w:ascii="微软雅黑" w:eastAsia="微软雅黑" w:hAnsi="微软雅黑" w:hint="eastAsia"/>
        </w:rPr>
        <w:t>，以及</w:t>
      </w:r>
      <w:r w:rsidR="00082CA9">
        <w:rPr>
          <w:rFonts w:ascii="微软雅黑" w:eastAsia="微软雅黑" w:hAnsi="微软雅黑"/>
        </w:rPr>
        <w:t>发布位置的版本</w:t>
      </w:r>
      <w:r w:rsidR="00EA20C4">
        <w:rPr>
          <w:rFonts w:ascii="微软雅黑" w:eastAsia="微软雅黑" w:hAnsi="微软雅黑" w:hint="eastAsia"/>
        </w:rPr>
        <w:t>，选择</w:t>
      </w:r>
      <w:r w:rsidR="00EA20C4">
        <w:rPr>
          <w:rFonts w:ascii="微软雅黑" w:eastAsia="微软雅黑" w:hAnsi="微软雅黑"/>
        </w:rPr>
        <w:t>调研卡片后，必须上传该卡片对应的多语言翻译文本，若</w:t>
      </w:r>
      <w:r w:rsidR="00EA20C4">
        <w:rPr>
          <w:rFonts w:ascii="微软雅黑" w:eastAsia="微软雅黑" w:hAnsi="微软雅黑" w:hint="eastAsia"/>
        </w:rPr>
        <w:t>之前</w:t>
      </w:r>
      <w:r w:rsidR="00EA20C4">
        <w:rPr>
          <w:rFonts w:ascii="微软雅黑" w:eastAsia="微软雅黑" w:hAnsi="微软雅黑"/>
        </w:rPr>
        <w:t>已导入，则</w:t>
      </w:r>
      <w:r w:rsidR="00EA20C4">
        <w:rPr>
          <w:rFonts w:ascii="微软雅黑" w:eastAsia="微软雅黑" w:hAnsi="微软雅黑" w:hint="eastAsia"/>
        </w:rPr>
        <w:t>在此</w:t>
      </w:r>
      <w:r w:rsidR="00EA20C4">
        <w:rPr>
          <w:rFonts w:ascii="微软雅黑" w:eastAsia="微软雅黑" w:hAnsi="微软雅黑"/>
        </w:rPr>
        <w:t>显示并可修改</w:t>
      </w:r>
      <w:r w:rsidR="00EA20C4">
        <w:rPr>
          <w:rFonts w:ascii="微软雅黑" w:eastAsia="微软雅黑" w:hAnsi="微软雅黑" w:hint="eastAsia"/>
        </w:rPr>
        <w:t>；</w:t>
      </w:r>
    </w:p>
    <w:p w:rsidR="00247639" w:rsidRPr="0009545B" w:rsidRDefault="00CC6AFE" w:rsidP="00247639">
      <w:pPr>
        <w:pStyle w:val="afffc"/>
        <w:ind w:left="360" w:firstLineChars="0" w:firstLine="0"/>
        <w:jc w:val="center"/>
        <w:rPr>
          <w:rFonts w:ascii="微软雅黑" w:eastAsia="微软雅黑" w:hAnsi="微软雅黑"/>
        </w:rPr>
      </w:pPr>
      <w:r w:rsidRPr="00CC6AFE">
        <w:rPr>
          <w:noProof/>
        </w:rPr>
        <w:t xml:space="preserve"> </w:t>
      </w:r>
      <w:r w:rsidR="00EA20C4">
        <w:rPr>
          <w:noProof/>
        </w:rPr>
        <w:drawing>
          <wp:inline distT="0" distB="0" distL="0" distR="0" wp14:anchorId="424B1E73" wp14:editId="56DBFA3B">
            <wp:extent cx="5502910" cy="1217202"/>
            <wp:effectExtent l="19050" t="19050" r="21590" b="215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27895" cy="122272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FD0025" w:rsidRDefault="00FD0025" w:rsidP="00C02C91">
      <w:pPr>
        <w:pStyle w:val="afffc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09545B">
        <w:rPr>
          <w:rFonts w:ascii="微软雅黑" w:eastAsia="微软雅黑" w:hAnsi="微软雅黑" w:hint="eastAsia"/>
        </w:rPr>
        <w:t>在</w:t>
      </w:r>
      <w:r w:rsidRPr="0009545B">
        <w:rPr>
          <w:rFonts w:ascii="微软雅黑" w:eastAsia="微软雅黑" w:hAnsi="微软雅黑"/>
        </w:rPr>
        <w:t>发布策略中，需要</w:t>
      </w:r>
      <w:r w:rsidR="00A01E07">
        <w:rPr>
          <w:rFonts w:ascii="微软雅黑" w:eastAsia="微软雅黑" w:hAnsi="微软雅黑" w:hint="eastAsia"/>
        </w:rPr>
        <w:t>选择</w:t>
      </w:r>
      <w:r w:rsidRPr="0009545B">
        <w:rPr>
          <w:rFonts w:ascii="微软雅黑" w:eastAsia="微软雅黑" w:hAnsi="微软雅黑"/>
        </w:rPr>
        <w:t>灰度</w:t>
      </w:r>
      <w:r w:rsidRPr="0009545B">
        <w:rPr>
          <w:rFonts w:ascii="微软雅黑" w:eastAsia="微软雅黑" w:hAnsi="微软雅黑" w:hint="eastAsia"/>
        </w:rPr>
        <w:t>发布/全量</w:t>
      </w:r>
      <w:r w:rsidRPr="0009545B">
        <w:rPr>
          <w:rFonts w:ascii="微软雅黑" w:eastAsia="微软雅黑" w:hAnsi="微软雅黑"/>
        </w:rPr>
        <w:t>发布</w:t>
      </w:r>
      <w:r w:rsidRPr="0009545B">
        <w:rPr>
          <w:rFonts w:ascii="微软雅黑" w:eastAsia="微软雅黑" w:hAnsi="微软雅黑" w:hint="eastAsia"/>
        </w:rPr>
        <w:t>（单选）</w:t>
      </w:r>
    </w:p>
    <w:p w:rsidR="00247639" w:rsidRDefault="00B22EE6" w:rsidP="00247639">
      <w:pPr>
        <w:pStyle w:val="afffc"/>
        <w:ind w:left="360" w:firstLineChars="0" w:firstLine="0"/>
        <w:jc w:val="center"/>
        <w:rPr>
          <w:rFonts w:ascii="微软雅黑" w:eastAsia="微软雅黑" w:hAnsi="微软雅黑"/>
        </w:rPr>
      </w:pPr>
      <w:r w:rsidRPr="00B22E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65FEE1" wp14:editId="65EFE477">
            <wp:extent cx="4960360" cy="742546"/>
            <wp:effectExtent l="19050" t="19050" r="12065" b="196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14527"/>
                    <a:stretch/>
                  </pic:blipFill>
                  <pic:spPr bwMode="auto">
                    <a:xfrm>
                      <a:off x="0" y="0"/>
                      <a:ext cx="5013284" cy="75046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0025" w:rsidRPr="0009545B" w:rsidRDefault="00FD0025" w:rsidP="00C02C91">
      <w:pPr>
        <w:pStyle w:val="afffc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09545B">
        <w:rPr>
          <w:rFonts w:ascii="微软雅黑" w:eastAsia="微软雅黑" w:hAnsi="微软雅黑" w:hint="eastAsia"/>
        </w:rPr>
        <w:t>如果</w:t>
      </w:r>
      <w:r w:rsidRPr="0009545B">
        <w:rPr>
          <w:rFonts w:ascii="微软雅黑" w:eastAsia="微软雅黑" w:hAnsi="微软雅黑"/>
        </w:rPr>
        <w:t>选择了灰度发布，则需要</w:t>
      </w:r>
      <w:r w:rsidRPr="0009545B">
        <w:rPr>
          <w:rFonts w:ascii="微软雅黑" w:eastAsia="微软雅黑" w:hAnsi="微软雅黑" w:hint="eastAsia"/>
        </w:rPr>
        <w:t>选择IMEI控制</w:t>
      </w:r>
      <w:r w:rsidRPr="0009545B">
        <w:rPr>
          <w:rFonts w:ascii="微软雅黑" w:eastAsia="微软雅黑" w:hAnsi="微软雅黑"/>
        </w:rPr>
        <w:t>、机型控制、</w:t>
      </w:r>
      <w:r w:rsidRPr="0009545B">
        <w:rPr>
          <w:rFonts w:ascii="微软雅黑" w:eastAsia="微软雅黑" w:hAnsi="微软雅黑" w:hint="eastAsia"/>
        </w:rPr>
        <w:t>安卓</w:t>
      </w:r>
      <w:r w:rsidRPr="0009545B">
        <w:rPr>
          <w:rFonts w:ascii="微软雅黑" w:eastAsia="微软雅黑" w:hAnsi="微软雅黑"/>
        </w:rPr>
        <w:t>版本控制（</w:t>
      </w:r>
      <w:r w:rsidRPr="0009545B">
        <w:rPr>
          <w:rFonts w:ascii="微软雅黑" w:eastAsia="微软雅黑" w:hAnsi="微软雅黑" w:hint="eastAsia"/>
        </w:rPr>
        <w:t>多选，取</w:t>
      </w:r>
      <w:r w:rsidRPr="0009545B">
        <w:rPr>
          <w:rFonts w:ascii="微软雅黑" w:eastAsia="微软雅黑" w:hAnsi="微软雅黑"/>
        </w:rPr>
        <w:t>交集）</w:t>
      </w:r>
      <w:r w:rsidRPr="0009545B">
        <w:rPr>
          <w:rFonts w:ascii="微软雅黑" w:eastAsia="微软雅黑" w:hAnsi="微软雅黑" w:hint="eastAsia"/>
        </w:rPr>
        <w:t>，</w:t>
      </w:r>
      <w:r w:rsidRPr="0009545B">
        <w:rPr>
          <w:rFonts w:ascii="微软雅黑" w:eastAsia="微软雅黑" w:hAnsi="微软雅黑"/>
        </w:rPr>
        <w:t>选择</w:t>
      </w:r>
      <w:r w:rsidR="00BD7742" w:rsidRPr="0009545B">
        <w:rPr>
          <w:rFonts w:ascii="微软雅黑" w:eastAsia="微软雅黑" w:hAnsi="微软雅黑" w:hint="eastAsia"/>
        </w:rPr>
        <w:t>后</w:t>
      </w:r>
      <w:r w:rsidR="00BD7742" w:rsidRPr="0009545B">
        <w:rPr>
          <w:rFonts w:ascii="微软雅黑" w:eastAsia="微软雅黑" w:hAnsi="微软雅黑"/>
        </w:rPr>
        <w:t>出现</w:t>
      </w:r>
      <w:r w:rsidR="00BD7742" w:rsidRPr="0009545B">
        <w:rPr>
          <w:rFonts w:ascii="微软雅黑" w:eastAsia="微软雅黑" w:hAnsi="微软雅黑" w:hint="eastAsia"/>
        </w:rPr>
        <w:t>对应</w:t>
      </w:r>
      <w:r w:rsidR="00BD7742" w:rsidRPr="0009545B">
        <w:rPr>
          <w:rFonts w:ascii="微软雅黑" w:eastAsia="微软雅黑" w:hAnsi="微软雅黑"/>
        </w:rPr>
        <w:t>的控制项内容选择：</w:t>
      </w:r>
    </w:p>
    <w:p w:rsidR="00BD7742" w:rsidRPr="00BD7742" w:rsidRDefault="00BD7742" w:rsidP="00C02C91">
      <w:pPr>
        <w:pStyle w:val="afffc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</w:rPr>
        <w:t>IMEI</w:t>
      </w:r>
      <w:r w:rsidRPr="00BD7742">
        <w:rPr>
          <w:rFonts w:ascii="微软雅黑" w:eastAsia="微软雅黑" w:hAnsi="微软雅黑" w:hint="eastAsia"/>
        </w:rPr>
        <w:t>控制</w:t>
      </w:r>
    </w:p>
    <w:p w:rsidR="00BD7742" w:rsidRDefault="00BD7742" w:rsidP="00C02C91">
      <w:pPr>
        <w:pStyle w:val="afffc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</w:rPr>
        <w:t>定向灰度</w:t>
      </w:r>
      <w:r w:rsidRPr="00BD7742">
        <w:rPr>
          <w:rFonts w:ascii="微软雅黑" w:eastAsia="微软雅黑" w:hAnsi="微软雅黑" w:hint="eastAsia"/>
        </w:rPr>
        <w:t>：</w:t>
      </w:r>
      <w:r w:rsidRPr="00BD7742">
        <w:rPr>
          <w:rFonts w:ascii="微软雅黑" w:eastAsia="微软雅黑" w:hAnsi="微软雅黑"/>
        </w:rPr>
        <w:t>需要选择</w:t>
      </w:r>
      <w:r w:rsidRPr="00BD7742">
        <w:rPr>
          <w:rFonts w:ascii="微软雅黑" w:eastAsia="微软雅黑" w:hAnsi="微软雅黑" w:hint="eastAsia"/>
        </w:rPr>
        <w:t>指定</w:t>
      </w:r>
      <w:r w:rsidRPr="00BD7742">
        <w:rPr>
          <w:rFonts w:ascii="微软雅黑" w:eastAsia="微软雅黑" w:hAnsi="微软雅黑"/>
        </w:rPr>
        <w:t>IMEI</w:t>
      </w:r>
      <w:r w:rsidRPr="00BD7742">
        <w:rPr>
          <w:rFonts w:ascii="微软雅黑" w:eastAsia="微软雅黑" w:hAnsi="微软雅黑" w:hint="eastAsia"/>
        </w:rPr>
        <w:t>和屏蔽</w:t>
      </w:r>
      <w:r w:rsidRPr="00BD7742">
        <w:rPr>
          <w:rFonts w:ascii="微软雅黑" w:eastAsia="微软雅黑" w:hAnsi="微软雅黑"/>
        </w:rPr>
        <w:t>IMEI</w:t>
      </w:r>
      <w:r w:rsidRPr="00BD7742">
        <w:rPr>
          <w:rFonts w:ascii="微软雅黑" w:eastAsia="微软雅黑" w:hAnsi="微软雅黑" w:hint="eastAsia"/>
        </w:rPr>
        <w:t>（二选一</w:t>
      </w:r>
      <w:r w:rsidRPr="00BD7742">
        <w:rPr>
          <w:rFonts w:ascii="微软雅黑" w:eastAsia="微软雅黑" w:hAnsi="微软雅黑"/>
        </w:rPr>
        <w:t>，必</w:t>
      </w:r>
      <w:r w:rsidRPr="00BD7742">
        <w:rPr>
          <w:rFonts w:ascii="微软雅黑" w:eastAsia="微软雅黑" w:hAnsi="微软雅黑" w:hint="eastAsia"/>
        </w:rPr>
        <w:t>选），指定</w:t>
      </w:r>
      <w:r w:rsidRPr="00BD7742">
        <w:rPr>
          <w:rFonts w:ascii="微软雅黑" w:eastAsia="微软雅黑" w:hAnsi="微软雅黑"/>
        </w:rPr>
        <w:t>IMEI</w:t>
      </w:r>
      <w:r w:rsidRPr="00BD7742">
        <w:rPr>
          <w:rFonts w:ascii="微软雅黑" w:eastAsia="微软雅黑" w:hAnsi="微软雅黑" w:hint="eastAsia"/>
        </w:rPr>
        <w:t>指</w:t>
      </w:r>
      <w:r w:rsidR="0009545B">
        <w:rPr>
          <w:rFonts w:ascii="微软雅黑" w:eastAsia="微软雅黑" w:hAnsi="微软雅黑" w:hint="eastAsia"/>
        </w:rPr>
        <w:t>该服务</w:t>
      </w:r>
      <w:r w:rsidR="0009545B">
        <w:rPr>
          <w:rFonts w:ascii="微软雅黑" w:eastAsia="微软雅黑" w:hAnsi="微软雅黑"/>
        </w:rPr>
        <w:t>只在特定</w:t>
      </w:r>
      <w:r w:rsidR="0009545B">
        <w:rPr>
          <w:rFonts w:ascii="微软雅黑" w:eastAsia="微软雅黑" w:hAnsi="微软雅黑" w:hint="eastAsia"/>
        </w:rPr>
        <w:t>I</w:t>
      </w:r>
      <w:r w:rsidR="0009545B">
        <w:rPr>
          <w:rFonts w:ascii="微软雅黑" w:eastAsia="微软雅黑" w:hAnsi="微软雅黑"/>
        </w:rPr>
        <w:t>MEI</w:t>
      </w:r>
      <w:r w:rsidR="0009545B">
        <w:rPr>
          <w:rFonts w:ascii="微软雅黑" w:eastAsia="微软雅黑" w:hAnsi="微软雅黑" w:hint="eastAsia"/>
        </w:rPr>
        <w:t>的</w:t>
      </w:r>
      <w:r w:rsidR="0009545B">
        <w:rPr>
          <w:rFonts w:ascii="微软雅黑" w:eastAsia="微软雅黑" w:hAnsi="微软雅黑"/>
        </w:rPr>
        <w:t>手机上生效</w:t>
      </w:r>
      <w:r w:rsidR="0009545B" w:rsidRPr="00BD7742">
        <w:rPr>
          <w:rFonts w:ascii="微软雅黑" w:eastAsia="微软雅黑" w:hAnsi="微软雅黑" w:hint="eastAsia"/>
        </w:rPr>
        <w:t>，</w:t>
      </w:r>
      <w:r w:rsidRPr="00BD7742">
        <w:rPr>
          <w:rFonts w:ascii="微软雅黑" w:eastAsia="微软雅黑" w:hAnsi="微软雅黑" w:hint="eastAsia"/>
        </w:rPr>
        <w:t>屏蔽</w:t>
      </w:r>
      <w:r w:rsidRPr="00BD7742">
        <w:rPr>
          <w:rFonts w:ascii="微软雅黑" w:eastAsia="微软雅黑" w:hAnsi="微软雅黑"/>
        </w:rPr>
        <w:t>IMEI</w:t>
      </w:r>
      <w:r w:rsidRPr="00BD7742">
        <w:rPr>
          <w:rFonts w:ascii="微软雅黑" w:eastAsia="微软雅黑" w:hAnsi="微软雅黑" w:hint="eastAsia"/>
        </w:rPr>
        <w:t>是指</w:t>
      </w:r>
      <w:r w:rsidR="0009545B">
        <w:rPr>
          <w:rFonts w:ascii="微软雅黑" w:eastAsia="微软雅黑" w:hAnsi="微软雅黑" w:hint="eastAsia"/>
        </w:rPr>
        <w:t>该服务在特定I</w:t>
      </w:r>
      <w:r w:rsidR="0009545B">
        <w:rPr>
          <w:rFonts w:ascii="微软雅黑" w:eastAsia="微软雅黑" w:hAnsi="微软雅黑"/>
        </w:rPr>
        <w:t>MEI</w:t>
      </w:r>
      <w:r w:rsidR="0009545B">
        <w:rPr>
          <w:rFonts w:ascii="微软雅黑" w:eastAsia="微软雅黑" w:hAnsi="微软雅黑" w:hint="eastAsia"/>
        </w:rPr>
        <w:t>的</w:t>
      </w:r>
      <w:r w:rsidR="0009545B">
        <w:rPr>
          <w:rFonts w:ascii="微软雅黑" w:eastAsia="微软雅黑" w:hAnsi="微软雅黑"/>
        </w:rPr>
        <w:t>手机上不生效</w:t>
      </w:r>
    </w:p>
    <w:p w:rsidR="00247639" w:rsidRPr="00BD7742" w:rsidRDefault="00247639" w:rsidP="00247639">
      <w:pPr>
        <w:pStyle w:val="afffc"/>
        <w:ind w:left="1347" w:firstLineChars="400" w:firstLine="84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F1C8432" wp14:editId="44083945">
            <wp:extent cx="4124325" cy="514350"/>
            <wp:effectExtent l="19050" t="19050" r="28575" b="190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1435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D7742" w:rsidRPr="00BD7742" w:rsidRDefault="00BD7742" w:rsidP="00C02C91">
      <w:pPr>
        <w:pStyle w:val="afffc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上传IMEI方式和尾数灰度，必须填写其中一个，</w:t>
      </w:r>
      <w:r w:rsidRPr="00BD7742">
        <w:rPr>
          <w:rFonts w:ascii="微软雅黑" w:eastAsia="微软雅黑" w:hAnsi="微软雅黑"/>
        </w:rPr>
        <w:t>即</w:t>
      </w:r>
      <w:r w:rsidRPr="00BD7742">
        <w:rPr>
          <w:rFonts w:ascii="微软雅黑" w:eastAsia="微软雅黑" w:hAnsi="微软雅黑" w:hint="eastAsia"/>
        </w:rPr>
        <w:t>必须</w:t>
      </w:r>
      <w:r w:rsidRPr="00BD7742">
        <w:rPr>
          <w:rFonts w:ascii="微软雅黑" w:eastAsia="微软雅黑" w:hAnsi="微软雅黑"/>
        </w:rPr>
        <w:t>有</w:t>
      </w:r>
      <w:r w:rsidRPr="00BD7742">
        <w:rPr>
          <w:rFonts w:ascii="微软雅黑" w:eastAsia="微软雅黑" w:hAnsi="微软雅黑" w:hint="eastAsia"/>
        </w:rPr>
        <w:t>IMEI码</w:t>
      </w:r>
      <w:r w:rsidRPr="00BD7742">
        <w:rPr>
          <w:rFonts w:ascii="微软雅黑" w:eastAsia="微软雅黑" w:hAnsi="微软雅黑"/>
        </w:rPr>
        <w:t>输入</w:t>
      </w:r>
    </w:p>
    <w:p w:rsidR="00BD7742" w:rsidRPr="00BD7742" w:rsidRDefault="00BD7742" w:rsidP="00C02C91">
      <w:pPr>
        <w:pStyle w:val="afffc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上传</w:t>
      </w:r>
      <w:r w:rsidRPr="00BD7742">
        <w:rPr>
          <w:rFonts w:ascii="微软雅黑" w:eastAsia="微软雅黑" w:hAnsi="微软雅黑"/>
        </w:rPr>
        <w:t>IMEI</w:t>
      </w:r>
      <w:r w:rsidRPr="00BD7742">
        <w:rPr>
          <w:rFonts w:ascii="微软雅黑" w:eastAsia="微软雅黑" w:hAnsi="微软雅黑" w:hint="eastAsia"/>
        </w:rPr>
        <w:t>方式，可选择手动上传或文件上传（二选一，非必选）。</w:t>
      </w:r>
    </w:p>
    <w:p w:rsidR="00BD7742" w:rsidRPr="00BD7742" w:rsidRDefault="00BD7742" w:rsidP="00BD7742">
      <w:pPr>
        <w:pStyle w:val="afffc"/>
        <w:ind w:left="189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手动上传需要在输入框中输入</w:t>
      </w:r>
      <w:r w:rsidRPr="00BD7742">
        <w:rPr>
          <w:rFonts w:ascii="微软雅黑" w:eastAsia="微软雅黑" w:hAnsi="微软雅黑"/>
        </w:rPr>
        <w:t>IMEI</w:t>
      </w:r>
      <w:r w:rsidRPr="00BD7742">
        <w:rPr>
          <w:rFonts w:ascii="微软雅黑" w:eastAsia="微软雅黑" w:hAnsi="微软雅黑" w:hint="eastAsia"/>
        </w:rPr>
        <w:t>号后点击</w:t>
      </w:r>
      <w:r w:rsidRPr="00BD7742">
        <w:rPr>
          <w:rFonts w:ascii="微软雅黑" w:eastAsia="微软雅黑" w:hAnsi="微软雅黑"/>
        </w:rPr>
        <w:t>“</w:t>
      </w:r>
      <w:r w:rsidRPr="00BD7742">
        <w:rPr>
          <w:rFonts w:ascii="微软雅黑" w:eastAsia="微软雅黑" w:hAnsi="微软雅黑" w:hint="eastAsia"/>
        </w:rPr>
        <w:t>添加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，显示在下方，点击</w:t>
      </w:r>
      <w:r w:rsidRPr="00BD7742">
        <w:rPr>
          <w:rFonts w:ascii="微软雅黑" w:eastAsia="微软雅黑" w:hAnsi="微软雅黑"/>
        </w:rPr>
        <w:t>“×”</w:t>
      </w:r>
      <w:r w:rsidRPr="00BD7742">
        <w:rPr>
          <w:rFonts w:ascii="微软雅黑" w:eastAsia="微软雅黑" w:hAnsi="微软雅黑" w:hint="eastAsia"/>
        </w:rPr>
        <w:t>可关闭，最多</w:t>
      </w:r>
      <w:r w:rsidRPr="00BD7742">
        <w:rPr>
          <w:rFonts w:ascii="微软雅黑" w:eastAsia="微软雅黑" w:hAnsi="微软雅黑"/>
        </w:rPr>
        <w:t>上传10个，超过10个，即输入第11个时，点击输出</w:t>
      </w:r>
      <w:r w:rsidRPr="00BD7742">
        <w:rPr>
          <w:rFonts w:ascii="微软雅黑" w:eastAsia="微软雅黑" w:hAnsi="微软雅黑" w:hint="eastAsia"/>
        </w:rPr>
        <w:t>框</w:t>
      </w:r>
      <w:r w:rsidRPr="00BD7742">
        <w:rPr>
          <w:rFonts w:ascii="微软雅黑" w:eastAsia="微软雅黑" w:hAnsi="微软雅黑"/>
        </w:rPr>
        <w:t>立即提示：10个以上IMEI</w:t>
      </w:r>
      <w:r w:rsidRPr="00BD7742">
        <w:rPr>
          <w:rFonts w:ascii="微软雅黑" w:eastAsia="微软雅黑" w:hAnsi="微软雅黑" w:hint="eastAsia"/>
        </w:rPr>
        <w:t>号请通过文件上传！</w:t>
      </w:r>
    </w:p>
    <w:p w:rsidR="00BD7742" w:rsidRPr="00BD7742" w:rsidRDefault="00BD7742" w:rsidP="00BD7742">
      <w:pPr>
        <w:pStyle w:val="afffc"/>
        <w:ind w:left="1890" w:firstLineChars="0" w:firstLine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lastRenderedPageBreak/>
        <w:t>文件上传可上传</w:t>
      </w:r>
      <w:r w:rsidRPr="00BD7742">
        <w:rPr>
          <w:rFonts w:ascii="微软雅黑" w:eastAsia="微软雅黑" w:hAnsi="微软雅黑"/>
        </w:rPr>
        <w:t>txt</w:t>
      </w:r>
      <w:r w:rsidRPr="00BD7742">
        <w:rPr>
          <w:rFonts w:ascii="微软雅黑" w:eastAsia="微软雅黑" w:hAnsi="微软雅黑" w:hint="eastAsia"/>
        </w:rPr>
        <w:t>格式的文件，符合</w:t>
      </w:r>
      <w:r w:rsidRPr="00BD7742">
        <w:rPr>
          <w:rFonts w:ascii="微软雅黑" w:eastAsia="微软雅黑" w:hAnsi="微软雅黑"/>
        </w:rPr>
        <w:t>IMEI</w:t>
      </w:r>
      <w:r w:rsidRPr="00BD7742">
        <w:rPr>
          <w:rFonts w:ascii="微软雅黑" w:eastAsia="微软雅黑" w:hAnsi="微软雅黑" w:hint="eastAsia"/>
        </w:rPr>
        <w:t>码格式的内容识别为一个</w:t>
      </w:r>
      <w:r w:rsidRPr="00BD7742">
        <w:rPr>
          <w:rFonts w:ascii="微软雅黑" w:eastAsia="微软雅黑" w:hAnsi="微软雅黑"/>
        </w:rPr>
        <w:t>IMEI</w:t>
      </w:r>
      <w:r w:rsidRPr="00BD7742">
        <w:rPr>
          <w:rFonts w:ascii="微软雅黑" w:eastAsia="微软雅黑" w:hAnsi="微软雅黑" w:hint="eastAsia"/>
        </w:rPr>
        <w:t>码</w:t>
      </w:r>
    </w:p>
    <w:p w:rsidR="00BD7742" w:rsidRPr="00BD7742" w:rsidRDefault="00BD7742" w:rsidP="00BD7742">
      <w:pPr>
        <w:pStyle w:val="afffc"/>
        <w:ind w:left="561" w:firstLineChars="0" w:firstLine="0"/>
        <w:jc w:val="center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0A89F45F" wp14:editId="69708DFE">
            <wp:extent cx="4860242" cy="886973"/>
            <wp:effectExtent l="19050" t="19050" r="17145" b="279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61190" cy="90539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D7742" w:rsidRPr="00BD7742" w:rsidRDefault="00BD7742" w:rsidP="00BD7742">
      <w:pPr>
        <w:pStyle w:val="afffc"/>
        <w:ind w:left="561" w:firstLineChars="0" w:firstLine="0"/>
        <w:jc w:val="center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1E042CEE" wp14:editId="213C7044">
            <wp:extent cx="4860958" cy="431321"/>
            <wp:effectExtent l="19050" t="19050" r="15875" b="260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69731"/>
                    <a:stretch/>
                  </pic:blipFill>
                  <pic:spPr bwMode="auto">
                    <a:xfrm>
                      <a:off x="0" y="0"/>
                      <a:ext cx="4903102" cy="43506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742" w:rsidRPr="00BD7742" w:rsidRDefault="00BD7742" w:rsidP="00C02C91">
      <w:pPr>
        <w:pStyle w:val="afffc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尾数灰度，勾选</w:t>
      </w:r>
      <w:r w:rsidRPr="00BD7742">
        <w:rPr>
          <w:rFonts w:ascii="微软雅黑" w:eastAsia="微软雅黑" w:hAnsi="微软雅黑"/>
        </w:rPr>
        <w:t>“</w:t>
      </w:r>
      <w:r w:rsidRPr="00BD7742">
        <w:rPr>
          <w:rFonts w:ascii="微软雅黑" w:eastAsia="微软雅黑" w:hAnsi="微软雅黑" w:hint="eastAsia"/>
        </w:rPr>
        <w:t>使用</w:t>
      </w:r>
      <w:r w:rsidRPr="00BD7742">
        <w:rPr>
          <w:rFonts w:ascii="微软雅黑" w:eastAsia="微软雅黑" w:hAnsi="微软雅黑"/>
        </w:rPr>
        <w:t>1</w:t>
      </w:r>
      <w:r w:rsidRPr="00BD7742">
        <w:rPr>
          <w:rFonts w:ascii="微软雅黑" w:eastAsia="微软雅黑" w:hAnsi="微软雅黑" w:hint="eastAsia"/>
        </w:rPr>
        <w:t>个位数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和</w:t>
      </w:r>
      <w:r w:rsidRPr="00BD7742">
        <w:rPr>
          <w:rFonts w:ascii="微软雅黑" w:eastAsia="微软雅黑" w:hAnsi="微软雅黑"/>
        </w:rPr>
        <w:t>“</w:t>
      </w:r>
      <w:r w:rsidRPr="00BD7742">
        <w:rPr>
          <w:rFonts w:ascii="微软雅黑" w:eastAsia="微软雅黑" w:hAnsi="微软雅黑" w:hint="eastAsia"/>
        </w:rPr>
        <w:t>使用</w:t>
      </w:r>
      <w:r w:rsidRPr="00BD7742">
        <w:rPr>
          <w:rFonts w:ascii="微软雅黑" w:eastAsia="微软雅黑" w:hAnsi="微软雅黑"/>
        </w:rPr>
        <w:t>2</w:t>
      </w:r>
      <w:r w:rsidRPr="00BD7742">
        <w:rPr>
          <w:rFonts w:ascii="微软雅黑" w:eastAsia="微软雅黑" w:hAnsi="微软雅黑" w:hint="eastAsia"/>
        </w:rPr>
        <w:t>个位数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后，再展开以下的选项，</w:t>
      </w:r>
      <w:r w:rsidRPr="00BD7742">
        <w:rPr>
          <w:rFonts w:ascii="微软雅黑" w:eastAsia="微软雅黑" w:hAnsi="微软雅黑"/>
        </w:rPr>
        <w:t>“</w:t>
      </w:r>
      <w:r w:rsidRPr="00BD7742">
        <w:rPr>
          <w:rFonts w:ascii="微软雅黑" w:eastAsia="微软雅黑" w:hAnsi="微软雅黑" w:hint="eastAsia"/>
        </w:rPr>
        <w:t>使用</w:t>
      </w:r>
      <w:r w:rsidRPr="00BD7742">
        <w:rPr>
          <w:rFonts w:ascii="微软雅黑" w:eastAsia="微软雅黑" w:hAnsi="微软雅黑"/>
        </w:rPr>
        <w:t>1</w:t>
      </w:r>
      <w:r w:rsidRPr="00BD7742">
        <w:rPr>
          <w:rFonts w:ascii="微软雅黑" w:eastAsia="微软雅黑" w:hAnsi="微软雅黑" w:hint="eastAsia"/>
        </w:rPr>
        <w:t>个位数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的选项是</w:t>
      </w:r>
      <w:r w:rsidRPr="00BD7742">
        <w:rPr>
          <w:rFonts w:ascii="微软雅黑" w:eastAsia="微软雅黑" w:hAnsi="微软雅黑"/>
        </w:rPr>
        <w:t>0~9</w:t>
      </w:r>
      <w:r w:rsidRPr="00BD7742">
        <w:rPr>
          <w:rFonts w:ascii="微软雅黑" w:eastAsia="微软雅黑" w:hAnsi="微软雅黑" w:hint="eastAsia"/>
        </w:rPr>
        <w:t>，</w:t>
      </w:r>
      <w:r w:rsidRPr="00BD7742">
        <w:rPr>
          <w:rFonts w:ascii="微软雅黑" w:eastAsia="微软雅黑" w:hAnsi="微软雅黑"/>
        </w:rPr>
        <w:t>“</w:t>
      </w:r>
      <w:r w:rsidRPr="00BD7742">
        <w:rPr>
          <w:rFonts w:ascii="微软雅黑" w:eastAsia="微软雅黑" w:hAnsi="微软雅黑" w:hint="eastAsia"/>
        </w:rPr>
        <w:t>使用</w:t>
      </w:r>
      <w:r w:rsidRPr="00BD7742">
        <w:rPr>
          <w:rFonts w:ascii="微软雅黑" w:eastAsia="微软雅黑" w:hAnsi="微软雅黑"/>
        </w:rPr>
        <w:t>2</w:t>
      </w:r>
      <w:r w:rsidRPr="00BD7742">
        <w:rPr>
          <w:rFonts w:ascii="微软雅黑" w:eastAsia="微软雅黑" w:hAnsi="微软雅黑" w:hint="eastAsia"/>
        </w:rPr>
        <w:t>个位数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的选项是</w:t>
      </w:r>
      <w:r w:rsidRPr="00BD7742">
        <w:rPr>
          <w:rFonts w:ascii="微软雅黑" w:eastAsia="微软雅黑" w:hAnsi="微软雅黑"/>
        </w:rPr>
        <w:t>00~99</w:t>
      </w:r>
      <w:r w:rsidRPr="00BD7742">
        <w:rPr>
          <w:rFonts w:ascii="微软雅黑" w:eastAsia="微软雅黑" w:hAnsi="微软雅黑" w:hint="eastAsia"/>
        </w:rPr>
        <w:t>（可多选，非必选）。</w:t>
      </w:r>
    </w:p>
    <w:p w:rsidR="00BD7742" w:rsidRPr="00BD7742" w:rsidRDefault="00BD7742" w:rsidP="00BD7742">
      <w:pPr>
        <w:pStyle w:val="afffc"/>
        <w:ind w:left="561" w:firstLineChars="0" w:firstLine="0"/>
        <w:jc w:val="center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26ABB752" wp14:editId="24A49DBB">
            <wp:extent cx="4801235" cy="2220686"/>
            <wp:effectExtent l="0" t="0" r="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7121"/>
                    <a:stretch/>
                  </pic:blipFill>
                  <pic:spPr bwMode="auto">
                    <a:xfrm>
                      <a:off x="0" y="0"/>
                      <a:ext cx="4812993" cy="222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109" w:rsidRDefault="00C03109" w:rsidP="00C02C91">
      <w:pPr>
        <w:pStyle w:val="afffc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机型控制</w:t>
      </w:r>
      <w:r w:rsidR="00B22EE6">
        <w:rPr>
          <w:rFonts w:ascii="微软雅黑" w:eastAsia="微软雅黑" w:hAnsi="微软雅黑" w:hint="eastAsia"/>
        </w:rPr>
        <w:t>（暂不实现）</w:t>
      </w:r>
    </w:p>
    <w:p w:rsidR="00C03109" w:rsidRDefault="0009545B" w:rsidP="00C02C91">
      <w:pPr>
        <w:pStyle w:val="afffc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机型</w:t>
      </w:r>
      <w:r>
        <w:rPr>
          <w:rFonts w:ascii="微软雅黑" w:eastAsia="微软雅黑" w:hAnsi="微软雅黑"/>
        </w:rPr>
        <w:t>选择</w:t>
      </w:r>
      <w:r w:rsidR="00C03109" w:rsidRPr="00BD7742">
        <w:rPr>
          <w:rFonts w:ascii="微软雅黑" w:eastAsia="微软雅黑" w:hAnsi="微软雅黑" w:hint="eastAsia"/>
        </w:rPr>
        <w:t>：</w:t>
      </w:r>
      <w:r w:rsidR="00C03109" w:rsidRPr="00BD7742">
        <w:rPr>
          <w:rFonts w:ascii="微软雅黑" w:eastAsia="微软雅黑" w:hAnsi="微软雅黑"/>
        </w:rPr>
        <w:t>需要选择</w:t>
      </w:r>
      <w:r w:rsidR="00C03109" w:rsidRPr="00BD7742">
        <w:rPr>
          <w:rFonts w:ascii="微软雅黑" w:eastAsia="微软雅黑" w:hAnsi="微软雅黑" w:hint="eastAsia"/>
        </w:rPr>
        <w:t>指定</w:t>
      </w:r>
      <w:r>
        <w:rPr>
          <w:rFonts w:ascii="微软雅黑" w:eastAsia="微软雅黑" w:hAnsi="微软雅黑" w:hint="eastAsia"/>
        </w:rPr>
        <w:t>机型</w:t>
      </w:r>
      <w:r w:rsidR="00C03109" w:rsidRPr="00BD7742">
        <w:rPr>
          <w:rFonts w:ascii="微软雅黑" w:eastAsia="微软雅黑" w:hAnsi="微软雅黑" w:hint="eastAsia"/>
        </w:rPr>
        <w:t>和屏蔽</w:t>
      </w:r>
      <w:r>
        <w:rPr>
          <w:rFonts w:ascii="微软雅黑" w:eastAsia="微软雅黑" w:hAnsi="微软雅黑" w:hint="eastAsia"/>
        </w:rPr>
        <w:t>机型</w:t>
      </w:r>
      <w:r w:rsidR="00C03109" w:rsidRPr="00BD7742">
        <w:rPr>
          <w:rFonts w:ascii="微软雅黑" w:eastAsia="微软雅黑" w:hAnsi="微软雅黑" w:hint="eastAsia"/>
        </w:rPr>
        <w:t>（二选一</w:t>
      </w:r>
      <w:r w:rsidR="00C03109" w:rsidRPr="00BD7742">
        <w:rPr>
          <w:rFonts w:ascii="微软雅黑" w:eastAsia="微软雅黑" w:hAnsi="微软雅黑"/>
        </w:rPr>
        <w:t>，必</w:t>
      </w:r>
      <w:r w:rsidR="00C03109" w:rsidRPr="00BD7742">
        <w:rPr>
          <w:rFonts w:ascii="微软雅黑" w:eastAsia="微软雅黑" w:hAnsi="微软雅黑" w:hint="eastAsia"/>
        </w:rPr>
        <w:t>选），指定</w:t>
      </w:r>
      <w:r>
        <w:rPr>
          <w:rFonts w:ascii="微软雅黑" w:eastAsia="微软雅黑" w:hAnsi="微软雅黑" w:hint="eastAsia"/>
        </w:rPr>
        <w:t>机型指该服务</w:t>
      </w:r>
      <w:r>
        <w:rPr>
          <w:rFonts w:ascii="微软雅黑" w:eastAsia="微软雅黑" w:hAnsi="微软雅黑"/>
        </w:rPr>
        <w:t>只在特定机型上生效</w:t>
      </w:r>
      <w:r w:rsidR="00C03109" w:rsidRPr="00BD7742">
        <w:rPr>
          <w:rFonts w:ascii="微软雅黑" w:eastAsia="微软雅黑" w:hAnsi="微软雅黑" w:hint="eastAsia"/>
        </w:rPr>
        <w:t>，屏蔽</w:t>
      </w:r>
      <w:r>
        <w:rPr>
          <w:rFonts w:ascii="微软雅黑" w:eastAsia="微软雅黑" w:hAnsi="微软雅黑" w:hint="eastAsia"/>
        </w:rPr>
        <w:t>机型</w:t>
      </w:r>
      <w:r w:rsidR="00C03109" w:rsidRPr="00BD7742">
        <w:rPr>
          <w:rFonts w:ascii="微软雅黑" w:eastAsia="微软雅黑" w:hAnsi="微软雅黑" w:hint="eastAsia"/>
        </w:rPr>
        <w:t>是指</w:t>
      </w:r>
      <w:r>
        <w:rPr>
          <w:rFonts w:ascii="微软雅黑" w:eastAsia="微软雅黑" w:hAnsi="微软雅黑" w:hint="eastAsia"/>
        </w:rPr>
        <w:t>该服务在特定</w:t>
      </w:r>
      <w:r>
        <w:rPr>
          <w:rFonts w:ascii="微软雅黑" w:eastAsia="微软雅黑" w:hAnsi="微软雅黑"/>
        </w:rPr>
        <w:t>机型上不生效</w:t>
      </w:r>
    </w:p>
    <w:p w:rsidR="0009545B" w:rsidRDefault="0009545B" w:rsidP="00C02C91">
      <w:pPr>
        <w:pStyle w:val="afffc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机型</w:t>
      </w:r>
      <w:r>
        <w:rPr>
          <w:rFonts w:ascii="微软雅黑" w:eastAsia="微软雅黑" w:hAnsi="微软雅黑"/>
        </w:rPr>
        <w:t>列表：可多选</w:t>
      </w:r>
    </w:p>
    <w:p w:rsidR="008120FD" w:rsidRDefault="008120FD" w:rsidP="008120FD">
      <w:pPr>
        <w:pStyle w:val="afffc"/>
        <w:ind w:left="1347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A43D9B6" wp14:editId="7803FF98">
            <wp:extent cx="5446217" cy="269657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60262" cy="270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5B" w:rsidRDefault="0009545B" w:rsidP="00C02C91">
      <w:pPr>
        <w:pStyle w:val="afffc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安卓</w:t>
      </w:r>
      <w:r>
        <w:rPr>
          <w:rFonts w:ascii="微软雅黑" w:eastAsia="微软雅黑" w:hAnsi="微软雅黑"/>
        </w:rPr>
        <w:t>版本</w:t>
      </w:r>
      <w:r>
        <w:rPr>
          <w:rFonts w:ascii="微软雅黑" w:eastAsia="微软雅黑" w:hAnsi="微软雅黑" w:hint="eastAsia"/>
        </w:rPr>
        <w:t>控制</w:t>
      </w:r>
      <w:r w:rsidR="00B22EE6">
        <w:rPr>
          <w:rFonts w:ascii="微软雅黑" w:eastAsia="微软雅黑" w:hAnsi="微软雅黑" w:hint="eastAsia"/>
        </w:rPr>
        <w:t>（暂不实现）</w:t>
      </w:r>
    </w:p>
    <w:p w:rsidR="0009545B" w:rsidRDefault="0009545B" w:rsidP="00C02C91">
      <w:pPr>
        <w:pStyle w:val="afffc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安卓版本</w:t>
      </w:r>
      <w:r>
        <w:rPr>
          <w:rFonts w:ascii="微软雅黑" w:eastAsia="微软雅黑" w:hAnsi="微软雅黑"/>
        </w:rPr>
        <w:t>选择</w:t>
      </w:r>
      <w:r w:rsidRPr="00BD7742">
        <w:rPr>
          <w:rFonts w:ascii="微软雅黑" w:eastAsia="微软雅黑" w:hAnsi="微软雅黑" w:hint="eastAsia"/>
        </w:rPr>
        <w:t>：</w:t>
      </w:r>
      <w:r w:rsidRPr="00BD7742">
        <w:rPr>
          <w:rFonts w:ascii="微软雅黑" w:eastAsia="微软雅黑" w:hAnsi="微软雅黑"/>
        </w:rPr>
        <w:t>需要选择</w:t>
      </w:r>
      <w:r w:rsidRPr="00BD7742">
        <w:rPr>
          <w:rFonts w:ascii="微软雅黑" w:eastAsia="微软雅黑" w:hAnsi="微软雅黑" w:hint="eastAsia"/>
        </w:rPr>
        <w:t>指定</w:t>
      </w:r>
      <w:r>
        <w:rPr>
          <w:rFonts w:ascii="微软雅黑" w:eastAsia="微软雅黑" w:hAnsi="微软雅黑" w:hint="eastAsia"/>
        </w:rPr>
        <w:t>版本</w:t>
      </w:r>
      <w:r w:rsidRPr="00BD7742">
        <w:rPr>
          <w:rFonts w:ascii="微软雅黑" w:eastAsia="微软雅黑" w:hAnsi="微软雅黑" w:hint="eastAsia"/>
        </w:rPr>
        <w:t>和屏蔽</w:t>
      </w:r>
      <w:r>
        <w:rPr>
          <w:rFonts w:ascii="微软雅黑" w:eastAsia="微软雅黑" w:hAnsi="微软雅黑" w:hint="eastAsia"/>
        </w:rPr>
        <w:t>版本</w:t>
      </w:r>
      <w:r w:rsidRPr="00BD7742">
        <w:rPr>
          <w:rFonts w:ascii="微软雅黑" w:eastAsia="微软雅黑" w:hAnsi="微软雅黑" w:hint="eastAsia"/>
        </w:rPr>
        <w:t>（二选一</w:t>
      </w:r>
      <w:r w:rsidRPr="00BD7742">
        <w:rPr>
          <w:rFonts w:ascii="微软雅黑" w:eastAsia="微软雅黑" w:hAnsi="微软雅黑"/>
        </w:rPr>
        <w:t>，必</w:t>
      </w:r>
      <w:r w:rsidRPr="00BD7742">
        <w:rPr>
          <w:rFonts w:ascii="微软雅黑" w:eastAsia="微软雅黑" w:hAnsi="微软雅黑" w:hint="eastAsia"/>
        </w:rPr>
        <w:t>选），指定</w:t>
      </w:r>
      <w:r>
        <w:rPr>
          <w:rFonts w:ascii="微软雅黑" w:eastAsia="微软雅黑" w:hAnsi="微软雅黑" w:hint="eastAsia"/>
        </w:rPr>
        <w:t>版本指该服务</w:t>
      </w:r>
      <w:r>
        <w:rPr>
          <w:rFonts w:ascii="微软雅黑" w:eastAsia="微软雅黑" w:hAnsi="微软雅黑"/>
        </w:rPr>
        <w:t>只在特定</w:t>
      </w:r>
      <w:r>
        <w:rPr>
          <w:rFonts w:ascii="微软雅黑" w:eastAsia="微软雅黑" w:hAnsi="微软雅黑" w:hint="eastAsia"/>
        </w:rPr>
        <w:t>版本的手机</w:t>
      </w:r>
      <w:r>
        <w:rPr>
          <w:rFonts w:ascii="微软雅黑" w:eastAsia="微软雅黑" w:hAnsi="微软雅黑"/>
        </w:rPr>
        <w:t>上生效</w:t>
      </w:r>
      <w:r w:rsidRPr="00BD7742">
        <w:rPr>
          <w:rFonts w:ascii="微软雅黑" w:eastAsia="微软雅黑" w:hAnsi="微软雅黑" w:hint="eastAsia"/>
        </w:rPr>
        <w:t>，屏蔽</w:t>
      </w:r>
      <w:r>
        <w:rPr>
          <w:rFonts w:ascii="微软雅黑" w:eastAsia="微软雅黑" w:hAnsi="微软雅黑" w:hint="eastAsia"/>
        </w:rPr>
        <w:t>机型</w:t>
      </w:r>
      <w:r w:rsidRPr="00BD7742">
        <w:rPr>
          <w:rFonts w:ascii="微软雅黑" w:eastAsia="微软雅黑" w:hAnsi="微软雅黑" w:hint="eastAsia"/>
        </w:rPr>
        <w:t>是指</w:t>
      </w:r>
      <w:r>
        <w:rPr>
          <w:rFonts w:ascii="微软雅黑" w:eastAsia="微软雅黑" w:hAnsi="微软雅黑" w:hint="eastAsia"/>
        </w:rPr>
        <w:t>该服务在特定版本的</w:t>
      </w:r>
      <w:r>
        <w:rPr>
          <w:rFonts w:ascii="微软雅黑" w:eastAsia="微软雅黑" w:hAnsi="微软雅黑"/>
        </w:rPr>
        <w:t>手机上上不生效</w:t>
      </w:r>
    </w:p>
    <w:p w:rsidR="0009545B" w:rsidRDefault="0009545B" w:rsidP="00C02C91">
      <w:pPr>
        <w:pStyle w:val="afffc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版本</w:t>
      </w:r>
      <w:r>
        <w:rPr>
          <w:rFonts w:ascii="微软雅黑" w:eastAsia="微软雅黑" w:hAnsi="微软雅黑"/>
        </w:rPr>
        <w:t>列表：可多选</w:t>
      </w:r>
    </w:p>
    <w:p w:rsidR="008D1B4B" w:rsidRDefault="008D1B4B" w:rsidP="008D1B4B">
      <w:pPr>
        <w:pStyle w:val="afffc"/>
        <w:ind w:left="1347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C715A50" wp14:editId="33A27EB6">
            <wp:extent cx="5504739" cy="1411161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41868" cy="14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5B" w:rsidRDefault="00FE5AF7" w:rsidP="00C02C91">
      <w:pPr>
        <w:pStyle w:val="afffc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发布量</w:t>
      </w:r>
      <w:r w:rsidR="00EC27C6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必填</w:t>
      </w:r>
      <w:r w:rsidR="00EC27C6">
        <w:rPr>
          <w:rFonts w:ascii="微软雅黑" w:eastAsia="微软雅黑" w:hAnsi="微软雅黑" w:hint="eastAsia"/>
        </w:rPr>
        <w:t>，需要</w:t>
      </w:r>
      <w:r w:rsidR="00EC27C6">
        <w:rPr>
          <w:rFonts w:ascii="微软雅黑" w:eastAsia="微软雅黑" w:hAnsi="微软雅黑"/>
        </w:rPr>
        <w:t>填写</w:t>
      </w:r>
      <w:r w:rsidR="00EC27C6">
        <w:rPr>
          <w:rFonts w:ascii="微软雅黑" w:eastAsia="微软雅黑" w:hAnsi="微软雅黑" w:hint="eastAsia"/>
        </w:rPr>
        <w:t>1</w:t>
      </w:r>
      <w:r w:rsidR="00EC27C6">
        <w:rPr>
          <w:rFonts w:ascii="微软雅黑" w:eastAsia="微软雅黑" w:hAnsi="微软雅黑"/>
        </w:rPr>
        <w:t>~999999999999</w:t>
      </w:r>
      <w:r w:rsidR="00EC27C6">
        <w:rPr>
          <w:rFonts w:ascii="微软雅黑" w:eastAsia="微软雅黑" w:hAnsi="微软雅黑" w:hint="eastAsia"/>
        </w:rPr>
        <w:t>的</w:t>
      </w:r>
      <w:r w:rsidR="00EC27C6">
        <w:rPr>
          <w:rFonts w:ascii="微软雅黑" w:eastAsia="微软雅黑" w:hAnsi="微软雅黑"/>
        </w:rPr>
        <w:t>整数</w:t>
      </w:r>
    </w:p>
    <w:p w:rsidR="00815634" w:rsidRDefault="00815634" w:rsidP="007C2F41">
      <w:pPr>
        <w:pStyle w:val="afffc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上方显示</w:t>
      </w:r>
      <w:r w:rsidRPr="00815634">
        <w:rPr>
          <w:rFonts w:ascii="微软雅黑" w:eastAsia="微软雅黑" w:hAnsi="微软雅黑" w:hint="eastAsia"/>
        </w:rPr>
        <w:t>预计发布量（根据圈定人数或者预设发布量显示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若</w:t>
      </w:r>
      <w:r>
        <w:rPr>
          <w:rFonts w:ascii="微软雅黑" w:eastAsia="微软雅黑" w:hAnsi="微软雅黑" w:hint="eastAsia"/>
        </w:rPr>
        <w:t>未</w:t>
      </w:r>
      <w:r>
        <w:rPr>
          <w:rFonts w:ascii="微软雅黑" w:eastAsia="微软雅黑" w:hAnsi="微软雅黑"/>
        </w:rPr>
        <w:t>限制发布量，则以预计发布量为下发数；</w:t>
      </w:r>
      <w:r>
        <w:rPr>
          <w:rFonts w:ascii="微软雅黑" w:eastAsia="微软雅黑" w:hAnsi="微软雅黑" w:hint="eastAsia"/>
        </w:rPr>
        <w:t>若</w:t>
      </w:r>
      <w:r>
        <w:rPr>
          <w:rFonts w:ascii="微软雅黑" w:eastAsia="微软雅黑" w:hAnsi="微软雅黑"/>
        </w:rPr>
        <w:t>已预设发布量，</w:t>
      </w:r>
      <w:r>
        <w:rPr>
          <w:rFonts w:ascii="微软雅黑" w:eastAsia="微软雅黑" w:hAnsi="微软雅黑" w:hint="eastAsia"/>
        </w:rPr>
        <w:t>则</w:t>
      </w:r>
      <w:r>
        <w:rPr>
          <w:rFonts w:ascii="微软雅黑" w:eastAsia="微软雅黑" w:hAnsi="微软雅黑"/>
        </w:rPr>
        <w:t>以预设发布量为</w:t>
      </w:r>
      <w:r>
        <w:rPr>
          <w:rFonts w:ascii="微软雅黑" w:eastAsia="微软雅黑" w:hAnsi="微软雅黑" w:hint="eastAsia"/>
        </w:rPr>
        <w:t>下发数</w:t>
      </w:r>
      <w:r w:rsidRPr="00815634">
        <w:rPr>
          <w:rFonts w:ascii="微软雅黑" w:eastAsia="微软雅黑" w:hAnsi="微软雅黑" w:hint="eastAsia"/>
        </w:rPr>
        <w:t>）</w:t>
      </w:r>
    </w:p>
    <w:p w:rsidR="00815634" w:rsidRDefault="00815634" w:rsidP="007C2F41">
      <w:pPr>
        <w:pStyle w:val="afffc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实际</w:t>
      </w:r>
      <w:r>
        <w:rPr>
          <w:rFonts w:ascii="微软雅黑" w:eastAsia="微软雅黑" w:hAnsi="微软雅黑"/>
        </w:rPr>
        <w:t>发布量</w:t>
      </w:r>
      <w:r w:rsidRPr="00815634">
        <w:rPr>
          <w:rFonts w:ascii="微软雅黑" w:eastAsia="微软雅黑" w:hAnsi="微软雅黑" w:hint="eastAsia"/>
        </w:rPr>
        <w:t>（已经同步到端侧的数量）</w:t>
      </w:r>
      <w:r>
        <w:rPr>
          <w:rFonts w:ascii="微软雅黑" w:eastAsia="微软雅黑" w:hAnsi="微软雅黑" w:hint="eastAsia"/>
        </w:rPr>
        <w:t>会显示发布</w:t>
      </w:r>
      <w:r>
        <w:rPr>
          <w:rFonts w:ascii="微软雅黑" w:eastAsia="微软雅黑" w:hAnsi="微软雅黑"/>
        </w:rPr>
        <w:t>策略详情页中</w:t>
      </w:r>
    </w:p>
    <w:p w:rsidR="000B65FD" w:rsidRPr="002535E4" w:rsidRDefault="00815634" w:rsidP="002535E4">
      <w:pPr>
        <w:pStyle w:val="afffc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BE3E92D" wp14:editId="7175541D">
            <wp:extent cx="5541010" cy="924384"/>
            <wp:effectExtent l="19050" t="19050" r="21590" b="285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23580" cy="93815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535E4">
        <w:rPr>
          <w:rFonts w:ascii="微软雅黑" w:eastAsia="微软雅黑" w:hAnsi="微软雅黑" w:cs="宋体"/>
        </w:rPr>
        <w:t xml:space="preserve"> </w:t>
      </w:r>
    </w:p>
    <w:p w:rsidR="00E500C4" w:rsidRDefault="00E500C4" w:rsidP="009D5FA5">
      <w:pPr>
        <w:jc w:val="center"/>
        <w:rPr>
          <w:rFonts w:ascii="微软雅黑" w:eastAsia="微软雅黑" w:hAnsi="微软雅黑"/>
        </w:rPr>
      </w:pPr>
    </w:p>
    <w:p w:rsidR="001E5994" w:rsidRPr="00BD7742" w:rsidRDefault="001E5994" w:rsidP="001E5994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发布</w:t>
      </w:r>
      <w:r>
        <w:rPr>
          <w:rFonts w:ascii="微软雅黑" w:eastAsia="微软雅黑" w:hAnsi="微软雅黑"/>
        </w:rPr>
        <w:t>策略</w:t>
      </w:r>
      <w:r>
        <w:rPr>
          <w:rFonts w:ascii="微软雅黑" w:eastAsia="微软雅黑" w:hAnsi="微软雅黑" w:hint="eastAsia"/>
        </w:rPr>
        <w:t>审核</w:t>
      </w:r>
    </w:p>
    <w:p w:rsidR="001E5994" w:rsidRPr="00BD7742" w:rsidRDefault="001E5994" w:rsidP="001E5994">
      <w:pPr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1.列表页</w:t>
      </w:r>
      <w:r w:rsidRPr="00BD7742">
        <w:rPr>
          <w:rFonts w:ascii="微软雅黑" w:eastAsia="微软雅黑" w:hAnsi="微软雅黑"/>
        </w:rPr>
        <w:t>显示所有处于“</w:t>
      </w:r>
      <w:r w:rsidRPr="00BD7742">
        <w:rPr>
          <w:rFonts w:ascii="微软雅黑" w:eastAsia="微软雅黑" w:hAnsi="微软雅黑" w:hint="eastAsia"/>
        </w:rPr>
        <w:t>待审核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状态且未经</w:t>
      </w:r>
      <w:r w:rsidRPr="00BD7742">
        <w:rPr>
          <w:rFonts w:ascii="微软雅黑" w:eastAsia="微软雅黑" w:hAnsi="微软雅黑"/>
        </w:rPr>
        <w:t>本操作人员操作</w:t>
      </w:r>
      <w:r w:rsidRPr="00BD7742">
        <w:rPr>
          <w:rFonts w:ascii="微软雅黑" w:eastAsia="微软雅黑" w:hAnsi="微软雅黑" w:hint="eastAsia"/>
        </w:rPr>
        <w:t>的</w:t>
      </w:r>
      <w:r w:rsidRPr="00BD7742">
        <w:rPr>
          <w:rFonts w:ascii="微软雅黑" w:eastAsia="微软雅黑" w:hAnsi="微软雅黑"/>
        </w:rPr>
        <w:t>卡片，</w:t>
      </w:r>
      <w:r w:rsidRPr="00BD7742">
        <w:rPr>
          <w:rFonts w:ascii="微软雅黑" w:eastAsia="微软雅黑" w:hAnsi="微软雅黑" w:hint="eastAsia"/>
        </w:rPr>
        <w:t>仅</w:t>
      </w:r>
      <w:r w:rsidRPr="00BD7742">
        <w:rPr>
          <w:rFonts w:ascii="微软雅黑" w:eastAsia="微软雅黑" w:hAnsi="微软雅黑"/>
        </w:rPr>
        <w:t>可进行“</w:t>
      </w:r>
      <w:r w:rsidRPr="00BD7742">
        <w:rPr>
          <w:rFonts w:ascii="微软雅黑" w:eastAsia="微软雅黑" w:hAnsi="微软雅黑" w:hint="eastAsia"/>
        </w:rPr>
        <w:t>审核</w:t>
      </w:r>
      <w:r w:rsidRPr="00BD7742">
        <w:rPr>
          <w:rFonts w:ascii="微软雅黑" w:eastAsia="微软雅黑" w:hAnsi="微软雅黑"/>
        </w:rPr>
        <w:t>”</w:t>
      </w:r>
      <w:r w:rsidRPr="00BD7742">
        <w:rPr>
          <w:rFonts w:ascii="微软雅黑" w:eastAsia="微软雅黑" w:hAnsi="微软雅黑" w:hint="eastAsia"/>
        </w:rPr>
        <w:t>操作</w:t>
      </w:r>
      <w:r w:rsidRPr="00BD7742">
        <w:rPr>
          <w:rFonts w:ascii="微软雅黑" w:eastAsia="微软雅黑" w:hAnsi="微软雅黑"/>
        </w:rPr>
        <w:t>，列表页</w:t>
      </w:r>
      <w:r w:rsidRPr="00BD7742">
        <w:rPr>
          <w:rFonts w:ascii="微软雅黑" w:eastAsia="微软雅黑" w:hAnsi="微软雅黑" w:hint="eastAsia"/>
        </w:rPr>
        <w:t>显示</w:t>
      </w:r>
      <w:r w:rsidRPr="00BD7742">
        <w:rPr>
          <w:rFonts w:ascii="微软雅黑" w:eastAsia="微软雅黑" w:hAnsi="微软雅黑"/>
        </w:rPr>
        <w:t>内容及显示规则同“</w:t>
      </w:r>
      <w:r>
        <w:rPr>
          <w:rFonts w:ascii="微软雅黑" w:eastAsia="微软雅黑" w:hAnsi="微软雅黑" w:hint="eastAsia"/>
        </w:rPr>
        <w:t>发布管理</w:t>
      </w:r>
      <w:r w:rsidRPr="00BD7742">
        <w:rPr>
          <w:rFonts w:ascii="微软雅黑" w:eastAsia="微软雅黑" w:hAnsi="微软雅黑"/>
        </w:rPr>
        <w:t>”</w:t>
      </w:r>
    </w:p>
    <w:p w:rsidR="00A01E07" w:rsidRDefault="001E5994" w:rsidP="001E5994">
      <w:pPr>
        <w:pStyle w:val="affff"/>
        <w:rPr>
          <w:rFonts w:ascii="微软雅黑" w:eastAsia="微软雅黑" w:hAnsi="微软雅黑" w:cs="宋体"/>
        </w:rPr>
      </w:pPr>
      <w:r w:rsidRPr="00BD7742">
        <w:rPr>
          <w:rFonts w:ascii="微软雅黑" w:eastAsia="微软雅黑" w:hAnsi="微软雅黑" w:cs="宋体"/>
        </w:rPr>
        <w:t>2.</w:t>
      </w:r>
      <w:r>
        <w:rPr>
          <w:rFonts w:ascii="微软雅黑" w:eastAsia="微软雅黑" w:hAnsi="微软雅黑" w:cs="宋体" w:hint="eastAsia"/>
        </w:rPr>
        <w:t>点击“审核”或</w:t>
      </w:r>
      <w:r>
        <w:rPr>
          <w:rFonts w:ascii="微软雅黑" w:eastAsia="微软雅黑" w:hAnsi="微软雅黑" w:cs="宋体"/>
        </w:rPr>
        <w:t>卡片名称</w:t>
      </w:r>
      <w:r>
        <w:rPr>
          <w:rFonts w:ascii="微软雅黑" w:eastAsia="微软雅黑" w:hAnsi="微软雅黑" w:cs="宋体" w:hint="eastAsia"/>
        </w:rPr>
        <w:t>，</w:t>
      </w:r>
      <w:r>
        <w:rPr>
          <w:rFonts w:ascii="微软雅黑" w:eastAsia="微软雅黑" w:hAnsi="微软雅黑" w:cs="宋体"/>
        </w:rPr>
        <w:t>进入</w:t>
      </w:r>
      <w:r>
        <w:rPr>
          <w:rFonts w:ascii="微软雅黑" w:eastAsia="微软雅黑" w:hAnsi="微软雅黑" w:cs="宋体" w:hint="eastAsia"/>
        </w:rPr>
        <w:t>发布策略</w:t>
      </w:r>
      <w:r w:rsidRPr="00BD7742">
        <w:rPr>
          <w:rFonts w:ascii="微软雅黑" w:eastAsia="微软雅黑" w:hAnsi="微软雅黑" w:cs="宋体"/>
        </w:rPr>
        <w:t>详情页，</w:t>
      </w:r>
      <w:r>
        <w:rPr>
          <w:rFonts w:ascii="微软雅黑" w:eastAsia="微软雅黑" w:hAnsi="微软雅黑" w:cs="宋体" w:hint="eastAsia"/>
        </w:rPr>
        <w:t>显示</w:t>
      </w:r>
      <w:r>
        <w:rPr>
          <w:rFonts w:ascii="微软雅黑" w:eastAsia="微软雅黑" w:hAnsi="微软雅黑" w:cs="宋体"/>
        </w:rPr>
        <w:t>在发布管理中编辑的</w:t>
      </w:r>
      <w:r>
        <w:rPr>
          <w:rFonts w:ascii="微软雅黑" w:eastAsia="微软雅黑" w:hAnsi="微软雅黑" w:cs="宋体" w:hint="eastAsia"/>
        </w:rPr>
        <w:t>发布</w:t>
      </w:r>
      <w:r>
        <w:rPr>
          <w:rFonts w:ascii="微软雅黑" w:eastAsia="微软雅黑" w:hAnsi="微软雅黑" w:cs="宋体"/>
        </w:rPr>
        <w:t>策略信息，</w:t>
      </w:r>
      <w:r w:rsidR="00A01E07">
        <w:rPr>
          <w:rFonts w:ascii="微软雅黑" w:eastAsia="微软雅黑" w:hAnsi="微软雅黑" w:cs="宋体" w:hint="eastAsia"/>
        </w:rPr>
        <w:t>以及</w:t>
      </w:r>
      <w:r w:rsidR="00A01E07">
        <w:rPr>
          <w:rFonts w:ascii="微软雅黑" w:eastAsia="微软雅黑" w:hAnsi="微软雅黑" w:cs="宋体"/>
        </w:rPr>
        <w:t>审核进度，</w:t>
      </w:r>
      <w:r w:rsidRPr="00BD7742">
        <w:rPr>
          <w:rFonts w:ascii="微软雅黑" w:eastAsia="微软雅黑" w:hAnsi="微软雅黑" w:cs="宋体"/>
        </w:rPr>
        <w:t>可</w:t>
      </w:r>
      <w:r w:rsidRPr="00BD7742">
        <w:rPr>
          <w:rFonts w:ascii="微软雅黑" w:eastAsia="微软雅黑" w:hAnsi="微软雅黑" w:cs="宋体" w:hint="eastAsia"/>
        </w:rPr>
        <w:t>供</w:t>
      </w:r>
      <w:r w:rsidRPr="00BD7742">
        <w:rPr>
          <w:rFonts w:ascii="微软雅黑" w:eastAsia="微软雅黑" w:hAnsi="微软雅黑" w:cs="宋体"/>
        </w:rPr>
        <w:t>进行</w:t>
      </w:r>
      <w:r w:rsidRPr="00BD7742">
        <w:rPr>
          <w:rFonts w:ascii="微软雅黑" w:eastAsia="微软雅黑" w:hAnsi="微软雅黑" w:cs="宋体" w:hint="eastAsia"/>
        </w:rPr>
        <w:t>的</w:t>
      </w:r>
      <w:r w:rsidRPr="00BD7742">
        <w:rPr>
          <w:rFonts w:ascii="微软雅黑" w:eastAsia="微软雅黑" w:hAnsi="微软雅黑" w:cs="宋体"/>
        </w:rPr>
        <w:t>操作有“</w:t>
      </w:r>
      <w:r w:rsidRPr="00BD7742">
        <w:rPr>
          <w:rFonts w:ascii="微软雅黑" w:eastAsia="微软雅黑" w:hAnsi="微软雅黑" w:cs="宋体" w:hint="eastAsia"/>
        </w:rPr>
        <w:t>预览</w:t>
      </w:r>
      <w:r w:rsidRPr="00BD7742">
        <w:rPr>
          <w:rFonts w:ascii="微软雅黑" w:eastAsia="微软雅黑" w:hAnsi="微软雅黑" w:cs="宋体"/>
        </w:rPr>
        <w:t>”</w:t>
      </w:r>
      <w:r w:rsidRPr="00BD7742">
        <w:rPr>
          <w:rFonts w:ascii="微软雅黑" w:eastAsia="微软雅黑" w:hAnsi="微软雅黑" w:cs="宋体" w:hint="eastAsia"/>
        </w:rPr>
        <w:t>、</w:t>
      </w:r>
      <w:r w:rsidRPr="00BD7742">
        <w:rPr>
          <w:rFonts w:ascii="微软雅黑" w:eastAsia="微软雅黑" w:hAnsi="微软雅黑" w:cs="宋体"/>
        </w:rPr>
        <w:t>“</w:t>
      </w:r>
      <w:r w:rsidRPr="00BD7742">
        <w:rPr>
          <w:rFonts w:ascii="微软雅黑" w:eastAsia="微软雅黑" w:hAnsi="微软雅黑" w:cs="宋体" w:hint="eastAsia"/>
        </w:rPr>
        <w:t>通过</w:t>
      </w:r>
      <w:r w:rsidRPr="00BD7742">
        <w:rPr>
          <w:rFonts w:ascii="微软雅黑" w:eastAsia="微软雅黑" w:hAnsi="微软雅黑" w:cs="宋体"/>
        </w:rPr>
        <w:t>”</w:t>
      </w:r>
      <w:r w:rsidRPr="00BD7742">
        <w:rPr>
          <w:rFonts w:ascii="微软雅黑" w:eastAsia="微软雅黑" w:hAnsi="微软雅黑" w:cs="宋体" w:hint="eastAsia"/>
        </w:rPr>
        <w:t>、</w:t>
      </w:r>
      <w:r w:rsidRPr="00BD7742">
        <w:rPr>
          <w:rFonts w:ascii="微软雅黑" w:eastAsia="微软雅黑" w:hAnsi="微软雅黑" w:cs="宋体"/>
        </w:rPr>
        <w:t>“</w:t>
      </w:r>
      <w:r>
        <w:rPr>
          <w:rFonts w:ascii="微软雅黑" w:eastAsia="微软雅黑" w:hAnsi="微软雅黑" w:cs="宋体" w:hint="eastAsia"/>
        </w:rPr>
        <w:t>驳回</w:t>
      </w:r>
      <w:r w:rsidRPr="00BD7742">
        <w:rPr>
          <w:rFonts w:ascii="微软雅黑" w:eastAsia="微软雅黑" w:hAnsi="微软雅黑" w:cs="宋体"/>
        </w:rPr>
        <w:t>”</w:t>
      </w:r>
    </w:p>
    <w:p w:rsidR="00A01E07" w:rsidRPr="00A01E07" w:rsidRDefault="00CC6AFE" w:rsidP="00A01E07">
      <w:pPr>
        <w:pStyle w:val="affff"/>
        <w:rPr>
          <w:rFonts w:ascii="微软雅黑" w:eastAsia="微软雅黑" w:hAnsi="微软雅黑" w:cs="宋体"/>
        </w:rPr>
      </w:pPr>
      <w:r w:rsidRPr="00CC6AF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3561559" wp14:editId="087DBBE5">
            <wp:extent cx="6645910" cy="52343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E07" w:rsidRPr="00A01E07" w:rsidRDefault="00A01E07" w:rsidP="00A01E07">
      <w:pPr>
        <w:ind w:firstLine="420"/>
        <w:rPr>
          <w:rFonts w:ascii="微软雅黑" w:eastAsia="微软雅黑" w:hAnsi="微软雅黑"/>
        </w:rPr>
      </w:pPr>
      <w:r w:rsidRPr="00A01E07">
        <w:rPr>
          <w:rFonts w:ascii="微软雅黑" w:eastAsia="微软雅黑" w:hAnsi="微软雅黑"/>
          <w:noProof/>
        </w:rPr>
        <w:t xml:space="preserve"> </w:t>
      </w:r>
      <w:r w:rsidRPr="00BD7742">
        <w:rPr>
          <w:noProof/>
        </w:rPr>
        <w:drawing>
          <wp:inline distT="0" distB="0" distL="0" distR="0" wp14:anchorId="5A9DFB62" wp14:editId="79C1CB78">
            <wp:extent cx="3355450" cy="1155060"/>
            <wp:effectExtent l="19050" t="19050" r="16510" b="2667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09591" cy="117369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A01E07" w:rsidRPr="00BD7742" w:rsidRDefault="00A01E07" w:rsidP="00A01E07">
      <w:pPr>
        <w:pStyle w:val="afffc"/>
        <w:ind w:left="420" w:firstLineChars="50" w:firstLine="105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/>
          <w:noProof/>
        </w:rPr>
        <w:drawing>
          <wp:inline distT="0" distB="0" distL="0" distR="0" wp14:anchorId="1AA7B7E0" wp14:editId="2F45DAD4">
            <wp:extent cx="3355450" cy="1141647"/>
            <wp:effectExtent l="19050" t="19050" r="16510" b="2095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81227" cy="115041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A01E07" w:rsidRPr="00BD7742" w:rsidRDefault="00A01E07" w:rsidP="00C02C91">
      <w:pPr>
        <w:pStyle w:val="afffc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未审核</w:t>
      </w:r>
      <w:r w:rsidRPr="00BD7742">
        <w:rPr>
          <w:rFonts w:ascii="微软雅黑" w:eastAsia="微软雅黑" w:hAnsi="微软雅黑"/>
        </w:rPr>
        <w:t>：显示未</w:t>
      </w:r>
      <w:r w:rsidRPr="00BD7742">
        <w:rPr>
          <w:rFonts w:ascii="微软雅黑" w:eastAsia="微软雅黑" w:hAnsi="微软雅黑" w:hint="eastAsia"/>
        </w:rPr>
        <w:t>审核</w:t>
      </w:r>
      <w:r w:rsidRPr="00BD7742">
        <w:rPr>
          <w:rFonts w:ascii="微软雅黑" w:eastAsia="微软雅黑" w:hAnsi="微软雅黑"/>
        </w:rPr>
        <w:t>状态</w:t>
      </w:r>
    </w:p>
    <w:p w:rsidR="00A01E07" w:rsidRPr="00BD7742" w:rsidRDefault="00A01E07" w:rsidP="00C02C91">
      <w:pPr>
        <w:pStyle w:val="afffc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通过</w:t>
      </w:r>
      <w:r w:rsidRPr="00BD7742">
        <w:rPr>
          <w:rFonts w:ascii="微软雅黑" w:eastAsia="微软雅黑" w:hAnsi="微软雅黑"/>
        </w:rPr>
        <w:t>：</w:t>
      </w:r>
      <w:r w:rsidRPr="00BD7742">
        <w:rPr>
          <w:rFonts w:ascii="微软雅黑" w:eastAsia="微软雅黑" w:hAnsi="微软雅黑" w:hint="eastAsia"/>
        </w:rPr>
        <w:t>显示审核</w:t>
      </w:r>
      <w:r w:rsidRPr="00BD7742">
        <w:rPr>
          <w:rFonts w:ascii="微软雅黑" w:eastAsia="微软雅黑" w:hAnsi="微软雅黑"/>
        </w:rPr>
        <w:t>通过状态及操作</w:t>
      </w:r>
      <w:r w:rsidRPr="00BD7742">
        <w:rPr>
          <w:rFonts w:ascii="微软雅黑" w:eastAsia="微软雅黑" w:hAnsi="微软雅黑" w:hint="eastAsia"/>
        </w:rPr>
        <w:t>角色</w:t>
      </w:r>
      <w:r w:rsidRPr="00BD7742">
        <w:rPr>
          <w:rFonts w:ascii="微软雅黑" w:eastAsia="微软雅黑" w:hAnsi="微软雅黑"/>
        </w:rPr>
        <w:t>、操作人员，如：测试工程师小</w:t>
      </w:r>
      <w:r w:rsidRPr="00BD7742">
        <w:rPr>
          <w:rFonts w:ascii="微软雅黑" w:eastAsia="微软雅黑" w:hAnsi="微软雅黑" w:hint="eastAsia"/>
        </w:rPr>
        <w:t>V审核通过；</w:t>
      </w:r>
    </w:p>
    <w:p w:rsidR="00A01E07" w:rsidRPr="00BD7742" w:rsidRDefault="00A01E07" w:rsidP="00C02C91">
      <w:pPr>
        <w:pStyle w:val="afffc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t>不通过</w:t>
      </w:r>
      <w:r w:rsidRPr="00BD7742">
        <w:rPr>
          <w:rFonts w:ascii="微软雅黑" w:eastAsia="微软雅黑" w:hAnsi="微软雅黑"/>
        </w:rPr>
        <w:t>：</w:t>
      </w:r>
      <w:r w:rsidRPr="00BD7742">
        <w:rPr>
          <w:rFonts w:ascii="微软雅黑" w:eastAsia="微软雅黑" w:hAnsi="微软雅黑" w:hint="eastAsia"/>
        </w:rPr>
        <w:t>显示</w:t>
      </w:r>
      <w:r w:rsidRPr="00BD7742">
        <w:rPr>
          <w:rFonts w:ascii="微软雅黑" w:eastAsia="微软雅黑" w:hAnsi="微软雅黑"/>
        </w:rPr>
        <w:t>审核不通过状态</w:t>
      </w:r>
      <w:r w:rsidRPr="00BD7742">
        <w:rPr>
          <w:rFonts w:ascii="微软雅黑" w:eastAsia="微软雅黑" w:hAnsi="微软雅黑" w:hint="eastAsia"/>
        </w:rPr>
        <w:t>及</w:t>
      </w:r>
      <w:r w:rsidRPr="00BD7742">
        <w:rPr>
          <w:rFonts w:ascii="微软雅黑" w:eastAsia="微软雅黑" w:hAnsi="微软雅黑"/>
        </w:rPr>
        <w:t>操作角色</w:t>
      </w:r>
      <w:r w:rsidRPr="00BD7742">
        <w:rPr>
          <w:rFonts w:ascii="微软雅黑" w:eastAsia="微软雅黑" w:hAnsi="微软雅黑" w:hint="eastAsia"/>
        </w:rPr>
        <w:t>、</w:t>
      </w:r>
      <w:r w:rsidRPr="00BD7742">
        <w:rPr>
          <w:rFonts w:ascii="微软雅黑" w:eastAsia="微软雅黑" w:hAnsi="微软雅黑"/>
        </w:rPr>
        <w:t>操作人员</w:t>
      </w:r>
      <w:r w:rsidRPr="00BD7742">
        <w:rPr>
          <w:rFonts w:ascii="微软雅黑" w:eastAsia="微软雅黑" w:hAnsi="微软雅黑" w:hint="eastAsia"/>
        </w:rPr>
        <w:t>，</w:t>
      </w:r>
      <w:r w:rsidRPr="00BD7742">
        <w:rPr>
          <w:rFonts w:ascii="微软雅黑" w:eastAsia="微软雅黑" w:hAnsi="微软雅黑"/>
        </w:rPr>
        <w:t>如：测试工程师小</w:t>
      </w:r>
      <w:r w:rsidRPr="00BD7742">
        <w:rPr>
          <w:rFonts w:ascii="微软雅黑" w:eastAsia="微软雅黑" w:hAnsi="微软雅黑" w:hint="eastAsia"/>
        </w:rPr>
        <w:t>V不通过</w:t>
      </w:r>
      <w:r w:rsidRPr="00BD7742">
        <w:rPr>
          <w:rFonts w:ascii="微软雅黑" w:eastAsia="微软雅黑" w:hAnsi="微软雅黑"/>
        </w:rPr>
        <w:t>原因为：发布策略与</w:t>
      </w:r>
      <w:r w:rsidRPr="00BD7742">
        <w:rPr>
          <w:rFonts w:ascii="微软雅黑" w:eastAsia="微软雅黑" w:hAnsi="微软雅黑" w:hint="eastAsia"/>
        </w:rPr>
        <w:t>策划</w:t>
      </w:r>
      <w:r w:rsidRPr="00BD7742">
        <w:rPr>
          <w:rFonts w:ascii="微软雅黑" w:eastAsia="微软雅黑" w:hAnsi="微软雅黑"/>
        </w:rPr>
        <w:t>不符</w:t>
      </w:r>
      <w:r w:rsidRPr="00BD7742">
        <w:rPr>
          <w:rFonts w:ascii="微软雅黑" w:eastAsia="微软雅黑" w:hAnsi="微软雅黑" w:hint="eastAsia"/>
        </w:rPr>
        <w:t>。</w:t>
      </w:r>
    </w:p>
    <w:p w:rsidR="00A01E07" w:rsidRPr="00BD7742" w:rsidRDefault="00A01E07" w:rsidP="00C02C91">
      <w:pPr>
        <w:pStyle w:val="afffc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 w:rsidRPr="00BD7742">
        <w:rPr>
          <w:rFonts w:ascii="微软雅黑" w:eastAsia="微软雅黑" w:hAnsi="微软雅黑" w:hint="eastAsia"/>
        </w:rPr>
        <w:lastRenderedPageBreak/>
        <w:t>审批完成（所有角色都已完成审批）后，状态才会从“待审核”变为“待上架”或“驳回”。</w:t>
      </w:r>
    </w:p>
    <w:p w:rsidR="001E5994" w:rsidRDefault="00A01E07" w:rsidP="001E5994">
      <w:pPr>
        <w:pStyle w:val="affff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4.</w:t>
      </w:r>
      <w:r w:rsidR="001E5994">
        <w:rPr>
          <w:rFonts w:ascii="微软雅黑" w:eastAsia="微软雅黑" w:hAnsi="微软雅黑" w:cs="宋体" w:hint="eastAsia"/>
        </w:rPr>
        <w:t>点击</w:t>
      </w:r>
      <w:r w:rsidR="001E5994">
        <w:rPr>
          <w:rFonts w:ascii="微软雅黑" w:eastAsia="微软雅黑" w:hAnsi="微软雅黑" w:cs="宋体"/>
        </w:rPr>
        <w:t>“</w:t>
      </w:r>
      <w:r w:rsidR="001E5994">
        <w:rPr>
          <w:rFonts w:ascii="微软雅黑" w:eastAsia="微软雅黑" w:hAnsi="微软雅黑" w:cs="宋体" w:hint="eastAsia"/>
        </w:rPr>
        <w:t>驳回</w:t>
      </w:r>
      <w:r w:rsidR="001E5994">
        <w:rPr>
          <w:rFonts w:ascii="微软雅黑" w:eastAsia="微软雅黑" w:hAnsi="微软雅黑" w:cs="宋体"/>
        </w:rPr>
        <w:t>”</w:t>
      </w:r>
      <w:r w:rsidR="001E5994">
        <w:rPr>
          <w:rFonts w:ascii="微软雅黑" w:eastAsia="微软雅黑" w:hAnsi="微软雅黑" w:cs="宋体" w:hint="eastAsia"/>
        </w:rPr>
        <w:t>，</w:t>
      </w:r>
      <w:r w:rsidR="001E5994">
        <w:rPr>
          <w:rFonts w:ascii="微软雅黑" w:eastAsia="微软雅黑" w:hAnsi="微软雅黑" w:cs="宋体"/>
        </w:rPr>
        <w:t>弹出弹窗，需要填写“</w:t>
      </w:r>
      <w:r w:rsidR="001E5994">
        <w:rPr>
          <w:rFonts w:ascii="微软雅黑" w:eastAsia="微软雅黑" w:hAnsi="微软雅黑" w:cs="宋体" w:hint="eastAsia"/>
        </w:rPr>
        <w:t>驳回</w:t>
      </w:r>
      <w:r w:rsidR="001E5994">
        <w:rPr>
          <w:rFonts w:ascii="微软雅黑" w:eastAsia="微软雅黑" w:hAnsi="微软雅黑" w:cs="宋体"/>
        </w:rPr>
        <w:t>原因”</w:t>
      </w:r>
      <w:r w:rsidR="001E5994">
        <w:rPr>
          <w:rFonts w:ascii="微软雅黑" w:eastAsia="微软雅黑" w:hAnsi="微软雅黑" w:cs="宋体" w:hint="eastAsia"/>
        </w:rPr>
        <w:t>（必填</w:t>
      </w:r>
      <w:r w:rsidR="001E5994">
        <w:rPr>
          <w:rFonts w:ascii="微软雅黑" w:eastAsia="微软雅黑" w:hAnsi="微软雅黑" w:cs="宋体"/>
        </w:rPr>
        <w:t>，</w:t>
      </w:r>
      <w:r w:rsidR="001E5994">
        <w:rPr>
          <w:rFonts w:ascii="微软雅黑" w:eastAsia="微软雅黑" w:hAnsi="微软雅黑" w:cs="宋体" w:hint="eastAsia"/>
        </w:rPr>
        <w:t>100字</w:t>
      </w:r>
      <w:r w:rsidR="001E5994">
        <w:rPr>
          <w:rFonts w:ascii="微软雅黑" w:eastAsia="微软雅黑" w:hAnsi="微软雅黑" w:cs="宋体"/>
        </w:rPr>
        <w:t>以内</w:t>
      </w:r>
      <w:r w:rsidR="001E5994">
        <w:rPr>
          <w:rFonts w:ascii="微软雅黑" w:eastAsia="微软雅黑" w:hAnsi="微软雅黑" w:cs="宋体" w:hint="eastAsia"/>
        </w:rPr>
        <w:t>）</w:t>
      </w:r>
    </w:p>
    <w:p w:rsidR="001E5994" w:rsidRPr="009D5FA5" w:rsidRDefault="001E5994" w:rsidP="001E5994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5E8B150" wp14:editId="6AE709AD">
            <wp:extent cx="2904551" cy="160934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23654" cy="161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1B" w:rsidRDefault="004B661B" w:rsidP="002535E4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查看数据</w:t>
      </w:r>
    </w:p>
    <w:p w:rsidR="00C530E2" w:rsidRPr="00C530E2" w:rsidRDefault="00F65E94" w:rsidP="00C530E2">
      <w:r w:rsidRPr="00F65E94">
        <w:rPr>
          <w:noProof/>
        </w:rPr>
        <w:t xml:space="preserve"> </w:t>
      </w:r>
      <w:r w:rsidR="00705601">
        <w:rPr>
          <w:noProof/>
        </w:rPr>
        <w:drawing>
          <wp:inline distT="0" distB="0" distL="0" distR="0" wp14:anchorId="25EE1C59" wp14:editId="3AC257AD">
            <wp:extent cx="6645910" cy="33737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1B" w:rsidRPr="00C530E2" w:rsidRDefault="00C530E2" w:rsidP="00C02C91">
      <w:pPr>
        <w:pStyle w:val="afffc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C530E2">
        <w:rPr>
          <w:rFonts w:ascii="微软雅黑" w:eastAsia="微软雅黑" w:hAnsi="微软雅黑" w:hint="eastAsia"/>
        </w:rPr>
        <w:t>最上方</w:t>
      </w:r>
      <w:r w:rsidRPr="00C530E2">
        <w:rPr>
          <w:rFonts w:ascii="微软雅黑" w:eastAsia="微软雅黑" w:hAnsi="微软雅黑"/>
        </w:rPr>
        <w:t>显示问卷标题</w:t>
      </w:r>
    </w:p>
    <w:p w:rsidR="00C530E2" w:rsidRPr="00BB18D6" w:rsidRDefault="00C530E2" w:rsidP="00C02C91">
      <w:pPr>
        <w:pStyle w:val="afffc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C530E2">
        <w:rPr>
          <w:rFonts w:ascii="微软雅黑" w:eastAsia="微软雅黑" w:hAnsi="微软雅黑" w:hint="eastAsia"/>
        </w:rPr>
        <w:t>标题</w:t>
      </w:r>
      <w:r w:rsidRPr="00C530E2">
        <w:rPr>
          <w:rFonts w:ascii="微软雅黑" w:eastAsia="微软雅黑" w:hAnsi="微软雅黑"/>
        </w:rPr>
        <w:t>下方显示问卷总数、回收数，点击“</w:t>
      </w:r>
      <w:r w:rsidRPr="00C530E2">
        <w:rPr>
          <w:rFonts w:ascii="微软雅黑" w:eastAsia="微软雅黑" w:hAnsi="微软雅黑" w:hint="eastAsia"/>
        </w:rPr>
        <w:t>查看</w:t>
      </w:r>
      <w:r w:rsidRPr="00C530E2">
        <w:rPr>
          <w:rFonts w:ascii="微软雅黑" w:eastAsia="微软雅黑" w:hAnsi="微软雅黑"/>
        </w:rPr>
        <w:t>详情”</w:t>
      </w:r>
      <w:r w:rsidRPr="00C530E2">
        <w:rPr>
          <w:rFonts w:ascii="微软雅黑" w:eastAsia="微软雅黑" w:hAnsi="微软雅黑" w:hint="eastAsia"/>
        </w:rPr>
        <w:t>可导出excel表格</w:t>
      </w:r>
      <w:r w:rsidRPr="00C530E2">
        <w:rPr>
          <w:rFonts w:ascii="微软雅黑" w:eastAsia="微软雅黑" w:hAnsi="微软雅黑"/>
        </w:rPr>
        <w:t>，表格</w:t>
      </w:r>
      <w:r w:rsidRPr="00C530E2">
        <w:rPr>
          <w:rFonts w:ascii="微软雅黑" w:eastAsia="微软雅黑" w:hAnsi="微软雅黑" w:hint="eastAsia"/>
        </w:rPr>
        <w:t>包含</w:t>
      </w:r>
      <w:r w:rsidRPr="00C530E2">
        <w:rPr>
          <w:rFonts w:ascii="微软雅黑" w:eastAsia="微软雅黑" w:hAnsi="微软雅黑"/>
        </w:rPr>
        <w:t>用户的</w:t>
      </w:r>
      <w:r w:rsidRPr="00C530E2">
        <w:rPr>
          <w:rFonts w:ascii="微软雅黑" w:eastAsia="微软雅黑" w:hAnsi="微软雅黑" w:hint="eastAsia"/>
        </w:rPr>
        <w:t>IMEI码</w:t>
      </w:r>
      <w:r w:rsidRPr="00C530E2">
        <w:rPr>
          <w:rFonts w:ascii="微软雅黑" w:eastAsia="微软雅黑" w:hAnsi="微软雅黑"/>
        </w:rPr>
        <w:t>、机型信息、安卓版本、</w:t>
      </w:r>
      <w:r w:rsidRPr="00C530E2">
        <w:rPr>
          <w:rFonts w:ascii="微软雅黑" w:eastAsia="微软雅黑" w:hAnsi="微软雅黑" w:hint="eastAsia"/>
        </w:rPr>
        <w:t>答题</w:t>
      </w:r>
      <w:r w:rsidRPr="00C530E2">
        <w:rPr>
          <w:rFonts w:ascii="微软雅黑" w:eastAsia="微软雅黑" w:hAnsi="微软雅黑"/>
        </w:rPr>
        <w:t>时间</w:t>
      </w:r>
      <w:r w:rsidRPr="00C530E2">
        <w:rPr>
          <w:rFonts w:ascii="微软雅黑" w:eastAsia="微软雅黑" w:hAnsi="微软雅黑" w:hint="eastAsia"/>
        </w:rPr>
        <w:t>、</w:t>
      </w:r>
      <w:r w:rsidRPr="00C530E2">
        <w:rPr>
          <w:rFonts w:ascii="微软雅黑" w:eastAsia="微软雅黑" w:hAnsi="微软雅黑"/>
        </w:rPr>
        <w:t>每个问题的回答情况</w:t>
      </w:r>
      <w:r w:rsidR="00C02551">
        <w:rPr>
          <w:rFonts w:ascii="微软雅黑" w:eastAsia="微软雅黑" w:hAnsi="微软雅黑" w:hint="eastAsia"/>
        </w:rPr>
        <w:t>；若</w:t>
      </w:r>
      <w:r w:rsidR="00C02551">
        <w:rPr>
          <w:rFonts w:ascii="微软雅黑" w:eastAsia="微软雅黑" w:hAnsi="微软雅黑"/>
        </w:rPr>
        <w:t>该问卷可抽奖，</w:t>
      </w:r>
      <w:r w:rsidR="00C02551">
        <w:rPr>
          <w:rFonts w:ascii="微软雅黑" w:eastAsia="微软雅黑" w:hAnsi="微软雅黑" w:hint="eastAsia"/>
        </w:rPr>
        <w:t>则还需要提供</w:t>
      </w:r>
      <w:r w:rsidR="00C02551">
        <w:rPr>
          <w:rFonts w:ascii="微软雅黑" w:eastAsia="微软雅黑" w:hAnsi="微软雅黑"/>
        </w:rPr>
        <w:t>用户的</w:t>
      </w:r>
      <w:r w:rsidR="00C02551">
        <w:rPr>
          <w:rFonts w:ascii="微软雅黑" w:eastAsia="微软雅黑" w:hAnsi="微软雅黑" w:hint="eastAsia"/>
        </w:rPr>
        <w:t>姓名、</w:t>
      </w:r>
      <w:r w:rsidR="00C02551">
        <w:rPr>
          <w:rFonts w:ascii="微软雅黑" w:eastAsia="微软雅黑" w:hAnsi="微软雅黑"/>
        </w:rPr>
        <w:t>电话</w:t>
      </w:r>
      <w:r w:rsidR="00C02551">
        <w:rPr>
          <w:rFonts w:ascii="微软雅黑" w:eastAsia="微软雅黑" w:hAnsi="微软雅黑" w:hint="eastAsia"/>
        </w:rPr>
        <w:t>、</w:t>
      </w:r>
      <w:r w:rsidR="00C02551">
        <w:rPr>
          <w:rFonts w:ascii="微软雅黑" w:eastAsia="微软雅黑" w:hAnsi="微软雅黑"/>
        </w:rPr>
        <w:t>邮箱</w:t>
      </w:r>
    </w:p>
    <w:p w:rsidR="00F65E94" w:rsidRDefault="00F65E94" w:rsidP="00F65E94">
      <w:pPr>
        <w:pStyle w:val="afffc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可对</w:t>
      </w:r>
      <w:r>
        <w:rPr>
          <w:rFonts w:ascii="微软雅黑" w:eastAsia="微软雅黑" w:hAnsi="微软雅黑"/>
        </w:rPr>
        <w:t>数据结果进行筛选，</w:t>
      </w:r>
      <w:r>
        <w:rPr>
          <w:rFonts w:ascii="微软雅黑" w:eastAsia="微软雅黑" w:hAnsi="微软雅黑" w:hint="eastAsia"/>
        </w:rPr>
        <w:t>筛选</w:t>
      </w:r>
      <w:r>
        <w:rPr>
          <w:rFonts w:ascii="微软雅黑" w:eastAsia="微软雅黑" w:hAnsi="微软雅黑"/>
        </w:rPr>
        <w:t>后仅显示符合条件的数据</w:t>
      </w:r>
      <w:r>
        <w:rPr>
          <w:rFonts w:ascii="微软雅黑" w:eastAsia="微软雅黑" w:hAnsi="微软雅黑" w:hint="eastAsia"/>
        </w:rPr>
        <w:t>结果</w:t>
      </w:r>
      <w:r>
        <w:rPr>
          <w:rFonts w:ascii="微软雅黑" w:eastAsia="微软雅黑" w:hAnsi="微软雅黑"/>
        </w:rPr>
        <w:t>；</w:t>
      </w:r>
      <w:r>
        <w:rPr>
          <w:rFonts w:ascii="微软雅黑" w:eastAsia="微软雅黑" w:hAnsi="微软雅黑" w:hint="eastAsia"/>
        </w:rPr>
        <w:t>若有2个</w:t>
      </w:r>
      <w:r>
        <w:rPr>
          <w:rFonts w:ascii="微软雅黑" w:eastAsia="微软雅黑" w:hAnsi="微软雅黑"/>
        </w:rPr>
        <w:t>或</w:t>
      </w:r>
      <w:r>
        <w:rPr>
          <w:rFonts w:ascii="微软雅黑" w:eastAsia="微软雅黑" w:hAnsi="微软雅黑" w:hint="eastAsia"/>
        </w:rPr>
        <w:t>2个</w:t>
      </w:r>
      <w:r>
        <w:rPr>
          <w:rFonts w:ascii="微软雅黑" w:eastAsia="微软雅黑" w:hAnsi="微软雅黑"/>
        </w:rPr>
        <w:t>以上的筛选项则</w:t>
      </w:r>
      <w:r>
        <w:rPr>
          <w:rFonts w:ascii="微软雅黑" w:eastAsia="微软雅黑" w:hAnsi="微软雅黑" w:hint="eastAsia"/>
        </w:rPr>
        <w:t>取</w:t>
      </w:r>
      <w:r>
        <w:rPr>
          <w:rFonts w:ascii="微软雅黑" w:eastAsia="微软雅黑" w:hAnsi="微软雅黑"/>
        </w:rPr>
        <w:t>交集</w:t>
      </w:r>
    </w:p>
    <w:p w:rsidR="00F65E94" w:rsidRDefault="00CC6AFE" w:rsidP="00F65E94">
      <w:pPr>
        <w:pStyle w:val="afffc"/>
        <w:ind w:left="420" w:firstLineChars="0" w:firstLine="0"/>
        <w:jc w:val="center"/>
        <w:rPr>
          <w:rFonts w:ascii="微软雅黑" w:eastAsia="微软雅黑" w:hAnsi="微软雅黑"/>
        </w:rPr>
      </w:pPr>
      <w:r w:rsidRPr="00CC6A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ACCB4F" wp14:editId="2E004102">
            <wp:extent cx="6077590" cy="388092"/>
            <wp:effectExtent l="19050" t="19050" r="18415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13430"/>
                    <a:stretch/>
                  </pic:blipFill>
                  <pic:spPr bwMode="auto">
                    <a:xfrm>
                      <a:off x="0" y="0"/>
                      <a:ext cx="6106225" cy="389921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0E2" w:rsidRPr="00C530E2" w:rsidRDefault="00C530E2" w:rsidP="00C02C91">
      <w:pPr>
        <w:pStyle w:val="afffc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C530E2">
        <w:rPr>
          <w:rFonts w:ascii="微软雅黑" w:eastAsia="微软雅黑" w:hAnsi="微软雅黑" w:hint="eastAsia"/>
        </w:rPr>
        <w:t>按照</w:t>
      </w:r>
      <w:r w:rsidRPr="00C530E2">
        <w:rPr>
          <w:rFonts w:ascii="微软雅黑" w:eastAsia="微软雅黑" w:hAnsi="微软雅黑"/>
        </w:rPr>
        <w:t>题目显示回答的柱形图</w:t>
      </w:r>
      <w:r w:rsidRPr="00C530E2">
        <w:rPr>
          <w:rFonts w:ascii="微软雅黑" w:eastAsia="微软雅黑" w:hAnsi="微软雅黑" w:hint="eastAsia"/>
        </w:rPr>
        <w:t>，</w:t>
      </w:r>
      <w:r w:rsidRPr="00C530E2">
        <w:rPr>
          <w:rFonts w:ascii="微软雅黑" w:eastAsia="微软雅黑" w:hAnsi="微软雅黑"/>
        </w:rPr>
        <w:t>包含比例、人数</w:t>
      </w:r>
    </w:p>
    <w:p w:rsidR="00C530E2" w:rsidRDefault="00C530E2" w:rsidP="00C02C91">
      <w:pPr>
        <w:pStyle w:val="afffc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C530E2">
        <w:rPr>
          <w:rFonts w:ascii="微软雅黑" w:eastAsia="微软雅黑" w:hAnsi="微软雅黑" w:hint="eastAsia"/>
        </w:rPr>
        <w:lastRenderedPageBreak/>
        <w:t>若题型</w:t>
      </w:r>
      <w:r w:rsidRPr="00C530E2">
        <w:rPr>
          <w:rFonts w:ascii="微软雅黑" w:eastAsia="微软雅黑" w:hAnsi="微软雅黑"/>
        </w:rPr>
        <w:t>为</w:t>
      </w:r>
      <w:r w:rsidRPr="00C530E2">
        <w:rPr>
          <w:rFonts w:ascii="微软雅黑" w:eastAsia="微软雅黑" w:hAnsi="微软雅黑" w:hint="eastAsia"/>
        </w:rPr>
        <w:t>文本</w:t>
      </w:r>
      <w:r w:rsidRPr="00C530E2">
        <w:rPr>
          <w:rFonts w:ascii="微软雅黑" w:eastAsia="微软雅黑" w:hAnsi="微软雅黑"/>
        </w:rPr>
        <w:t>题，则</w:t>
      </w:r>
      <w:r w:rsidRPr="00C530E2">
        <w:rPr>
          <w:rFonts w:ascii="微软雅黑" w:eastAsia="微软雅黑" w:hAnsi="微软雅黑" w:hint="eastAsia"/>
        </w:rPr>
        <w:t>提供excel导出</w:t>
      </w:r>
      <w:r w:rsidRPr="00C530E2">
        <w:rPr>
          <w:rFonts w:ascii="微软雅黑" w:eastAsia="微软雅黑" w:hAnsi="微软雅黑"/>
        </w:rPr>
        <w:t>，</w:t>
      </w:r>
      <w:r w:rsidRPr="00C530E2">
        <w:rPr>
          <w:rFonts w:ascii="微软雅黑" w:eastAsia="微软雅黑" w:hAnsi="微软雅黑" w:hint="eastAsia"/>
        </w:rPr>
        <w:t>excel表格</w:t>
      </w:r>
      <w:r w:rsidRPr="00C530E2">
        <w:rPr>
          <w:rFonts w:ascii="微软雅黑" w:eastAsia="微软雅黑" w:hAnsi="微软雅黑"/>
        </w:rPr>
        <w:t>内包含用户的</w:t>
      </w:r>
      <w:r w:rsidRPr="00C530E2">
        <w:rPr>
          <w:rFonts w:ascii="微软雅黑" w:eastAsia="微软雅黑" w:hAnsi="微软雅黑" w:hint="eastAsia"/>
        </w:rPr>
        <w:t>IMEI码</w:t>
      </w:r>
      <w:r w:rsidRPr="00C530E2">
        <w:rPr>
          <w:rFonts w:ascii="微软雅黑" w:eastAsia="微软雅黑" w:hAnsi="微软雅黑"/>
        </w:rPr>
        <w:t>、机型信息、安卓版本、</w:t>
      </w:r>
      <w:r w:rsidRPr="00C530E2">
        <w:rPr>
          <w:rFonts w:ascii="微软雅黑" w:eastAsia="微软雅黑" w:hAnsi="微软雅黑" w:hint="eastAsia"/>
        </w:rPr>
        <w:t>答题</w:t>
      </w:r>
      <w:r w:rsidRPr="00C530E2">
        <w:rPr>
          <w:rFonts w:ascii="微软雅黑" w:eastAsia="微软雅黑" w:hAnsi="微软雅黑"/>
        </w:rPr>
        <w:t>时间</w:t>
      </w:r>
      <w:r w:rsidRPr="00C530E2">
        <w:rPr>
          <w:rFonts w:ascii="微软雅黑" w:eastAsia="微软雅黑" w:hAnsi="微软雅黑" w:hint="eastAsia"/>
        </w:rPr>
        <w:t>、该</w:t>
      </w:r>
      <w:r w:rsidRPr="00C530E2">
        <w:rPr>
          <w:rFonts w:ascii="微软雅黑" w:eastAsia="微软雅黑" w:hAnsi="微软雅黑"/>
        </w:rPr>
        <w:t>问题的回答情况</w:t>
      </w:r>
    </w:p>
    <w:p w:rsidR="00840FAF" w:rsidRPr="00F65E94" w:rsidRDefault="00840FAF">
      <w:pPr>
        <w:widowControl/>
        <w:jc w:val="left"/>
        <w:rPr>
          <w:rFonts w:ascii="微软雅黑" w:eastAsia="微软雅黑" w:hAnsi="微软雅黑"/>
        </w:rPr>
      </w:pPr>
    </w:p>
    <w:sectPr w:rsidR="00840FAF" w:rsidRPr="00F65E94">
      <w:pgSz w:w="11906" w:h="16838"/>
      <w:pgMar w:top="720" w:right="720" w:bottom="720" w:left="720" w:header="851" w:footer="992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4837" w:rsidRDefault="00854837" w:rsidP="009C4B30">
      <w:r>
        <w:separator/>
      </w:r>
    </w:p>
  </w:endnote>
  <w:endnote w:type="continuationSeparator" w:id="0">
    <w:p w:rsidR="00854837" w:rsidRDefault="00854837" w:rsidP="009C4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ingFang SC">
    <w:altName w:val="Arial Unicode MS"/>
    <w:charset w:val="86"/>
    <w:family w:val="swiss"/>
    <w:pitch w:val="variable"/>
    <w:sig w:usb0="A00002FF" w:usb1="7ACFFDFB" w:usb2="00000017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4837" w:rsidRDefault="00854837" w:rsidP="009C4B30">
      <w:r>
        <w:separator/>
      </w:r>
    </w:p>
  </w:footnote>
  <w:footnote w:type="continuationSeparator" w:id="0">
    <w:p w:rsidR="00854837" w:rsidRDefault="00854837" w:rsidP="009C4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B"/>
    <w:multiLevelType w:val="multilevel"/>
    <w:tmpl w:val="0000000B"/>
    <w:lvl w:ilvl="0" w:tentative="1">
      <w:start w:val="1"/>
      <w:numFmt w:val="none"/>
      <w:suff w:val="nothing"/>
      <w:lvlText w:val="%1"/>
      <w:lvlJc w:val="left"/>
      <w:pPr>
        <w:ind w:left="-1473" w:firstLine="0"/>
      </w:pPr>
      <w:rPr>
        <w:rFonts w:ascii="Times New Roman" w:hAnsi="Times New Roman" w:hint="default"/>
        <w:b/>
        <w:i w:val="0"/>
        <w:sz w:val="21"/>
      </w:rPr>
    </w:lvl>
    <w:lvl w:ilvl="1" w:tentative="1">
      <w:start w:val="1"/>
      <w:numFmt w:val="decimal"/>
      <w:pStyle w:val="a"/>
      <w:suff w:val="nothing"/>
      <w:lvlText w:val="%1%2、"/>
      <w:lvlJc w:val="left"/>
      <w:pPr>
        <w:ind w:left="-1473" w:firstLine="0"/>
      </w:pPr>
      <w:rPr>
        <w:rFonts w:ascii="黑体" w:eastAsia="黑体" w:hAnsi="Times New Roman" w:hint="eastAsia"/>
        <w:b w:val="0"/>
        <w:i w:val="0"/>
        <w:sz w:val="21"/>
      </w:rPr>
    </w:lvl>
    <w:lvl w:ilvl="2" w:tentative="1">
      <w:start w:val="1"/>
      <w:numFmt w:val="decimal"/>
      <w:pStyle w:val="a0"/>
      <w:suff w:val="nothing"/>
      <w:lvlText w:val="%1%2.%3 "/>
      <w:lvlJc w:val="left"/>
      <w:pPr>
        <w:ind w:left="-1473" w:firstLine="0"/>
      </w:pPr>
      <w:rPr>
        <w:rFonts w:ascii="黑体" w:eastAsia="黑体" w:hAnsi="Times New Roman" w:hint="eastAsia"/>
        <w:b w:val="0"/>
        <w:i w:val="0"/>
        <w:sz w:val="21"/>
      </w:rPr>
    </w:lvl>
    <w:lvl w:ilvl="3" w:tentative="1">
      <w:start w:val="1"/>
      <w:numFmt w:val="decimal"/>
      <w:pStyle w:val="a1"/>
      <w:suff w:val="nothing"/>
      <w:lvlText w:val="%1%2.%3.%4 "/>
      <w:lvlJc w:val="left"/>
      <w:pPr>
        <w:ind w:left="-1473" w:firstLine="0"/>
      </w:pPr>
      <w:rPr>
        <w:rFonts w:ascii="黑体" w:eastAsia="黑体" w:hAnsi="Times New Roman" w:hint="eastAsia"/>
        <w:b w:val="0"/>
        <w:i w:val="0"/>
        <w:sz w:val="21"/>
      </w:rPr>
    </w:lvl>
    <w:lvl w:ilvl="4" w:tentative="1">
      <w:start w:val="1"/>
      <w:numFmt w:val="decimal"/>
      <w:suff w:val="nothing"/>
      <w:lvlText w:val="%1%2.%3.%4.%5　"/>
      <w:lvlJc w:val="left"/>
      <w:pPr>
        <w:ind w:left="1047" w:firstLine="0"/>
      </w:pPr>
      <w:rPr>
        <w:rFonts w:ascii="黑体" w:eastAsia="黑体" w:hAnsi="Times New Roman" w:hint="eastAsia"/>
        <w:b w:val="0"/>
        <w:i w:val="0"/>
        <w:sz w:val="21"/>
      </w:rPr>
    </w:lvl>
    <w:lvl w:ilvl="5" w:tentative="1">
      <w:start w:val="1"/>
      <w:numFmt w:val="decimal"/>
      <w:suff w:val="nothing"/>
      <w:lvlText w:val="%1%2.%3.%4.%5.%6　"/>
      <w:lvlJc w:val="left"/>
      <w:pPr>
        <w:ind w:left="-1473" w:firstLine="0"/>
      </w:pPr>
      <w:rPr>
        <w:rFonts w:ascii="黑体" w:eastAsia="黑体" w:hAnsi="Times New Roman" w:hint="eastAsia"/>
        <w:b w:val="0"/>
        <w:i w:val="0"/>
        <w:sz w:val="21"/>
      </w:rPr>
    </w:lvl>
    <w:lvl w:ilvl="6" w:tentative="1">
      <w:start w:val="1"/>
      <w:numFmt w:val="decimal"/>
      <w:suff w:val="nothing"/>
      <w:lvlText w:val="%1%2.%3.%4.%5.%6.%7　"/>
      <w:lvlJc w:val="left"/>
      <w:pPr>
        <w:ind w:left="-1473" w:firstLine="0"/>
      </w:pPr>
      <w:rPr>
        <w:rFonts w:ascii="黑体" w:eastAsia="黑体" w:hAnsi="Times New Roman" w:hint="eastAsia"/>
        <w:b w:val="0"/>
        <w:i w:val="0"/>
        <w:sz w:val="21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2878"/>
        </w:tabs>
        <w:ind w:left="2496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3304"/>
        </w:tabs>
        <w:ind w:left="3204" w:hanging="1700"/>
      </w:pPr>
      <w:rPr>
        <w:rFonts w:hint="eastAsia"/>
      </w:rPr>
    </w:lvl>
  </w:abstractNum>
  <w:abstractNum w:abstractNumId="1" w15:restartNumberingAfterBreak="0">
    <w:nsid w:val="00D936B5"/>
    <w:multiLevelType w:val="hybridMultilevel"/>
    <w:tmpl w:val="F3F48AC4"/>
    <w:lvl w:ilvl="0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2" w15:restartNumberingAfterBreak="0">
    <w:nsid w:val="012355E3"/>
    <w:multiLevelType w:val="hybridMultilevel"/>
    <w:tmpl w:val="319484C0"/>
    <w:lvl w:ilvl="0" w:tplc="86FCD0EE">
      <w:start w:val="1"/>
      <w:numFmt w:val="decimal"/>
      <w:pStyle w:val="a2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4621E4"/>
    <w:multiLevelType w:val="hybridMultilevel"/>
    <w:tmpl w:val="871A5E56"/>
    <w:lvl w:ilvl="0" w:tplc="1AC8D7FC">
      <w:start w:val="1"/>
      <w:numFmt w:val="lowerLetter"/>
      <w:lvlText w:val="%1."/>
      <w:lvlJc w:val="left"/>
      <w:pPr>
        <w:ind w:left="134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7" w:hanging="420"/>
      </w:pPr>
    </w:lvl>
    <w:lvl w:ilvl="2" w:tplc="0409001B" w:tentative="1">
      <w:start w:val="1"/>
      <w:numFmt w:val="lowerRoman"/>
      <w:lvlText w:val="%3."/>
      <w:lvlJc w:val="right"/>
      <w:pPr>
        <w:ind w:left="2247" w:hanging="420"/>
      </w:pPr>
    </w:lvl>
    <w:lvl w:ilvl="3" w:tplc="0409000F" w:tentative="1">
      <w:start w:val="1"/>
      <w:numFmt w:val="decimal"/>
      <w:lvlText w:val="%4."/>
      <w:lvlJc w:val="left"/>
      <w:pPr>
        <w:ind w:left="2667" w:hanging="420"/>
      </w:pPr>
    </w:lvl>
    <w:lvl w:ilvl="4" w:tplc="04090019" w:tentative="1">
      <w:start w:val="1"/>
      <w:numFmt w:val="lowerLetter"/>
      <w:lvlText w:val="%5)"/>
      <w:lvlJc w:val="left"/>
      <w:pPr>
        <w:ind w:left="3087" w:hanging="420"/>
      </w:pPr>
    </w:lvl>
    <w:lvl w:ilvl="5" w:tplc="0409001B" w:tentative="1">
      <w:start w:val="1"/>
      <w:numFmt w:val="lowerRoman"/>
      <w:lvlText w:val="%6."/>
      <w:lvlJc w:val="right"/>
      <w:pPr>
        <w:ind w:left="3507" w:hanging="420"/>
      </w:pPr>
    </w:lvl>
    <w:lvl w:ilvl="6" w:tplc="0409000F" w:tentative="1">
      <w:start w:val="1"/>
      <w:numFmt w:val="decimal"/>
      <w:lvlText w:val="%7."/>
      <w:lvlJc w:val="left"/>
      <w:pPr>
        <w:ind w:left="3927" w:hanging="420"/>
      </w:pPr>
    </w:lvl>
    <w:lvl w:ilvl="7" w:tplc="04090019" w:tentative="1">
      <w:start w:val="1"/>
      <w:numFmt w:val="lowerLetter"/>
      <w:lvlText w:val="%8)"/>
      <w:lvlJc w:val="left"/>
      <w:pPr>
        <w:ind w:left="4347" w:hanging="420"/>
      </w:pPr>
    </w:lvl>
    <w:lvl w:ilvl="8" w:tplc="0409001B" w:tentative="1">
      <w:start w:val="1"/>
      <w:numFmt w:val="lowerRoman"/>
      <w:lvlText w:val="%9."/>
      <w:lvlJc w:val="right"/>
      <w:pPr>
        <w:ind w:left="4767" w:hanging="420"/>
      </w:pPr>
    </w:lvl>
  </w:abstractNum>
  <w:abstractNum w:abstractNumId="4" w15:restartNumberingAfterBreak="0">
    <w:nsid w:val="0A8135A2"/>
    <w:multiLevelType w:val="hybridMultilevel"/>
    <w:tmpl w:val="BE1CE76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0C5A0441"/>
    <w:multiLevelType w:val="hybridMultilevel"/>
    <w:tmpl w:val="D9F659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F86F05"/>
    <w:multiLevelType w:val="hybridMultilevel"/>
    <w:tmpl w:val="C26EAC6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1743142F"/>
    <w:multiLevelType w:val="hybridMultilevel"/>
    <w:tmpl w:val="F6247478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56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8" w15:restartNumberingAfterBreak="0">
    <w:nsid w:val="17CF27D9"/>
    <w:multiLevelType w:val="hybridMultilevel"/>
    <w:tmpl w:val="82DCAFA6"/>
    <w:lvl w:ilvl="0" w:tplc="A2ECA38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1E5C71B4"/>
    <w:multiLevelType w:val="hybridMultilevel"/>
    <w:tmpl w:val="6560AC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F8320CF"/>
    <w:multiLevelType w:val="hybridMultilevel"/>
    <w:tmpl w:val="E68ACC90"/>
    <w:lvl w:ilvl="0" w:tplc="21005C8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24E7679A"/>
    <w:multiLevelType w:val="hybridMultilevel"/>
    <w:tmpl w:val="871A5E56"/>
    <w:lvl w:ilvl="0" w:tplc="1AC8D7FC">
      <w:start w:val="1"/>
      <w:numFmt w:val="lowerLetter"/>
      <w:lvlText w:val="%1."/>
      <w:lvlJc w:val="left"/>
      <w:pPr>
        <w:ind w:left="134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7" w:hanging="420"/>
      </w:pPr>
    </w:lvl>
    <w:lvl w:ilvl="2" w:tplc="0409001B" w:tentative="1">
      <w:start w:val="1"/>
      <w:numFmt w:val="lowerRoman"/>
      <w:lvlText w:val="%3."/>
      <w:lvlJc w:val="right"/>
      <w:pPr>
        <w:ind w:left="2247" w:hanging="420"/>
      </w:pPr>
    </w:lvl>
    <w:lvl w:ilvl="3" w:tplc="0409000F" w:tentative="1">
      <w:start w:val="1"/>
      <w:numFmt w:val="decimal"/>
      <w:lvlText w:val="%4."/>
      <w:lvlJc w:val="left"/>
      <w:pPr>
        <w:ind w:left="2667" w:hanging="420"/>
      </w:pPr>
    </w:lvl>
    <w:lvl w:ilvl="4" w:tplc="04090019" w:tentative="1">
      <w:start w:val="1"/>
      <w:numFmt w:val="lowerLetter"/>
      <w:lvlText w:val="%5)"/>
      <w:lvlJc w:val="left"/>
      <w:pPr>
        <w:ind w:left="3087" w:hanging="420"/>
      </w:pPr>
    </w:lvl>
    <w:lvl w:ilvl="5" w:tplc="0409001B" w:tentative="1">
      <w:start w:val="1"/>
      <w:numFmt w:val="lowerRoman"/>
      <w:lvlText w:val="%6."/>
      <w:lvlJc w:val="right"/>
      <w:pPr>
        <w:ind w:left="3507" w:hanging="420"/>
      </w:pPr>
    </w:lvl>
    <w:lvl w:ilvl="6" w:tplc="0409000F" w:tentative="1">
      <w:start w:val="1"/>
      <w:numFmt w:val="decimal"/>
      <w:lvlText w:val="%7."/>
      <w:lvlJc w:val="left"/>
      <w:pPr>
        <w:ind w:left="3927" w:hanging="420"/>
      </w:pPr>
    </w:lvl>
    <w:lvl w:ilvl="7" w:tplc="04090019" w:tentative="1">
      <w:start w:val="1"/>
      <w:numFmt w:val="lowerLetter"/>
      <w:lvlText w:val="%8)"/>
      <w:lvlJc w:val="left"/>
      <w:pPr>
        <w:ind w:left="4347" w:hanging="420"/>
      </w:pPr>
    </w:lvl>
    <w:lvl w:ilvl="8" w:tplc="0409001B" w:tentative="1">
      <w:start w:val="1"/>
      <w:numFmt w:val="lowerRoman"/>
      <w:lvlText w:val="%9."/>
      <w:lvlJc w:val="right"/>
      <w:pPr>
        <w:ind w:left="4767" w:hanging="420"/>
      </w:pPr>
    </w:lvl>
  </w:abstractNum>
  <w:abstractNum w:abstractNumId="12" w15:restartNumberingAfterBreak="0">
    <w:nsid w:val="316D7148"/>
    <w:multiLevelType w:val="hybridMultilevel"/>
    <w:tmpl w:val="F476F3F0"/>
    <w:lvl w:ilvl="0" w:tplc="EC8661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8683290"/>
    <w:multiLevelType w:val="hybridMultilevel"/>
    <w:tmpl w:val="E47C03B0"/>
    <w:lvl w:ilvl="0" w:tplc="04090001">
      <w:start w:val="1"/>
      <w:numFmt w:val="bullet"/>
      <w:lvlText w:val=""/>
      <w:lvlJc w:val="left"/>
      <w:pPr>
        <w:ind w:left="98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1" w:hanging="420"/>
      </w:pPr>
      <w:rPr>
        <w:rFonts w:ascii="Wingdings" w:hAnsi="Wingdings" w:hint="default"/>
      </w:rPr>
    </w:lvl>
  </w:abstractNum>
  <w:abstractNum w:abstractNumId="14" w15:restartNumberingAfterBreak="0">
    <w:nsid w:val="3EAD324F"/>
    <w:multiLevelType w:val="hybridMultilevel"/>
    <w:tmpl w:val="885E19BE"/>
    <w:lvl w:ilvl="0" w:tplc="A2ECA38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F2A0FF0">
      <w:start w:val="5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7ADE0BD0">
      <w:start w:val="1"/>
      <w:numFmt w:val="decimal"/>
      <w:lvlText w:val="%3."/>
      <w:lvlJc w:val="left"/>
      <w:pPr>
        <w:ind w:left="126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1B5095A"/>
    <w:multiLevelType w:val="hybridMultilevel"/>
    <w:tmpl w:val="BFB629C4"/>
    <w:lvl w:ilvl="0" w:tplc="23C211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1D0059D"/>
    <w:multiLevelType w:val="hybridMultilevel"/>
    <w:tmpl w:val="31AAAD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8856ABB"/>
    <w:multiLevelType w:val="hybridMultilevel"/>
    <w:tmpl w:val="871A5E56"/>
    <w:lvl w:ilvl="0" w:tplc="1AC8D7FC">
      <w:start w:val="1"/>
      <w:numFmt w:val="lowerLetter"/>
      <w:lvlText w:val="%1."/>
      <w:lvlJc w:val="left"/>
      <w:pPr>
        <w:ind w:left="134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7" w:hanging="420"/>
      </w:pPr>
    </w:lvl>
    <w:lvl w:ilvl="2" w:tplc="0409001B" w:tentative="1">
      <w:start w:val="1"/>
      <w:numFmt w:val="lowerRoman"/>
      <w:lvlText w:val="%3."/>
      <w:lvlJc w:val="right"/>
      <w:pPr>
        <w:ind w:left="2247" w:hanging="420"/>
      </w:pPr>
    </w:lvl>
    <w:lvl w:ilvl="3" w:tplc="0409000F" w:tentative="1">
      <w:start w:val="1"/>
      <w:numFmt w:val="decimal"/>
      <w:lvlText w:val="%4."/>
      <w:lvlJc w:val="left"/>
      <w:pPr>
        <w:ind w:left="2667" w:hanging="420"/>
      </w:pPr>
    </w:lvl>
    <w:lvl w:ilvl="4" w:tplc="04090019" w:tentative="1">
      <w:start w:val="1"/>
      <w:numFmt w:val="lowerLetter"/>
      <w:lvlText w:val="%5)"/>
      <w:lvlJc w:val="left"/>
      <w:pPr>
        <w:ind w:left="3087" w:hanging="420"/>
      </w:pPr>
    </w:lvl>
    <w:lvl w:ilvl="5" w:tplc="0409001B" w:tentative="1">
      <w:start w:val="1"/>
      <w:numFmt w:val="lowerRoman"/>
      <w:lvlText w:val="%6."/>
      <w:lvlJc w:val="right"/>
      <w:pPr>
        <w:ind w:left="3507" w:hanging="420"/>
      </w:pPr>
    </w:lvl>
    <w:lvl w:ilvl="6" w:tplc="0409000F" w:tentative="1">
      <w:start w:val="1"/>
      <w:numFmt w:val="decimal"/>
      <w:lvlText w:val="%7."/>
      <w:lvlJc w:val="left"/>
      <w:pPr>
        <w:ind w:left="3927" w:hanging="420"/>
      </w:pPr>
    </w:lvl>
    <w:lvl w:ilvl="7" w:tplc="04090019" w:tentative="1">
      <w:start w:val="1"/>
      <w:numFmt w:val="lowerLetter"/>
      <w:lvlText w:val="%8)"/>
      <w:lvlJc w:val="left"/>
      <w:pPr>
        <w:ind w:left="4347" w:hanging="420"/>
      </w:pPr>
    </w:lvl>
    <w:lvl w:ilvl="8" w:tplc="0409001B" w:tentative="1">
      <w:start w:val="1"/>
      <w:numFmt w:val="lowerRoman"/>
      <w:lvlText w:val="%9."/>
      <w:lvlJc w:val="right"/>
      <w:pPr>
        <w:ind w:left="4767" w:hanging="420"/>
      </w:pPr>
    </w:lvl>
  </w:abstractNum>
  <w:abstractNum w:abstractNumId="18" w15:restartNumberingAfterBreak="0">
    <w:nsid w:val="504831A9"/>
    <w:multiLevelType w:val="hybridMultilevel"/>
    <w:tmpl w:val="C0F8782C"/>
    <w:lvl w:ilvl="0" w:tplc="A2ECA38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54408B1B"/>
    <w:multiLevelType w:val="multilevel"/>
    <w:tmpl w:val="C6AC408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华文细黑" w:eastAsia="华文细黑" w:hAnsi="华文细黑" w:cs="华文细黑" w:hint="default"/>
        <w:b/>
        <w:bCs/>
        <w:sz w:val="32"/>
        <w:szCs w:val="32"/>
      </w:rPr>
    </w:lvl>
    <w:lvl w:ilvl="1">
      <w:start w:val="1"/>
      <w:numFmt w:val="decimal"/>
      <w:pStyle w:val="2"/>
      <w:lvlText w:val="%1.%2"/>
      <w:lvlJc w:val="left"/>
      <w:pPr>
        <w:ind w:left="576" w:hanging="582"/>
      </w:pPr>
      <w:rPr>
        <w:rFonts w:ascii="微软雅黑" w:eastAsia="微软雅黑" w:hAnsi="微软雅黑" w:cs="华文细黑" w:hint="default"/>
        <w:b/>
        <w:bCs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微软雅黑" w:eastAsia="微软雅黑" w:hAnsi="微软雅黑" w:cs="华文细黑" w:hint="default"/>
        <w:b/>
        <w:bCs/>
        <w:sz w:val="24"/>
        <w:szCs w:val="24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ascii="微软雅黑" w:eastAsia="微软雅黑" w:hAnsi="微软雅黑" w:hint="eastAsia"/>
        <w:sz w:val="24"/>
        <w:szCs w:val="24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0" w15:restartNumberingAfterBreak="0">
    <w:nsid w:val="56975833"/>
    <w:multiLevelType w:val="singleLevel"/>
    <w:tmpl w:val="BE38E006"/>
    <w:lvl w:ilvl="0">
      <w:start w:val="1"/>
      <w:numFmt w:val="decimal"/>
      <w:pStyle w:val="a3"/>
      <w:suff w:val="nothing"/>
      <w:lvlText w:val="%1、"/>
      <w:lvlJc w:val="left"/>
    </w:lvl>
  </w:abstractNum>
  <w:abstractNum w:abstractNumId="21" w15:restartNumberingAfterBreak="0">
    <w:nsid w:val="5A2B7170"/>
    <w:multiLevelType w:val="hybridMultilevel"/>
    <w:tmpl w:val="50565B8C"/>
    <w:lvl w:ilvl="0" w:tplc="A2ECA38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623B441E"/>
    <w:multiLevelType w:val="hybridMultilevel"/>
    <w:tmpl w:val="C7DA6F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3323B52"/>
    <w:multiLevelType w:val="hybridMultilevel"/>
    <w:tmpl w:val="B42A31AA"/>
    <w:lvl w:ilvl="0" w:tplc="A2ECA38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63CB21D8"/>
    <w:multiLevelType w:val="hybridMultilevel"/>
    <w:tmpl w:val="0308CD5A"/>
    <w:lvl w:ilvl="0" w:tplc="0409000B">
      <w:start w:val="1"/>
      <w:numFmt w:val="bullet"/>
      <w:lvlText w:val=""/>
      <w:lvlJc w:val="left"/>
      <w:pPr>
        <w:ind w:left="18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50" w:hanging="420"/>
      </w:pPr>
      <w:rPr>
        <w:rFonts w:ascii="Wingdings" w:hAnsi="Wingdings" w:hint="default"/>
      </w:rPr>
    </w:lvl>
  </w:abstractNum>
  <w:abstractNum w:abstractNumId="25" w15:restartNumberingAfterBreak="0">
    <w:nsid w:val="68A97BED"/>
    <w:multiLevelType w:val="hybridMultilevel"/>
    <w:tmpl w:val="3C8668A8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26" w15:restartNumberingAfterBreak="0">
    <w:nsid w:val="69E721C0"/>
    <w:multiLevelType w:val="hybridMultilevel"/>
    <w:tmpl w:val="D02CC59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6E046C7F"/>
    <w:multiLevelType w:val="hybridMultilevel"/>
    <w:tmpl w:val="4BAEAC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0"/>
  </w:num>
  <w:num w:numId="3">
    <w:abstractNumId w:val="20"/>
  </w:num>
  <w:num w:numId="4">
    <w:abstractNumId w:val="2"/>
  </w:num>
  <w:num w:numId="5">
    <w:abstractNumId w:val="7"/>
  </w:num>
  <w:num w:numId="6">
    <w:abstractNumId w:val="25"/>
  </w:num>
  <w:num w:numId="7">
    <w:abstractNumId w:val="9"/>
  </w:num>
  <w:num w:numId="8">
    <w:abstractNumId w:val="12"/>
  </w:num>
  <w:num w:numId="9">
    <w:abstractNumId w:val="26"/>
  </w:num>
  <w:num w:numId="10">
    <w:abstractNumId w:val="4"/>
  </w:num>
  <w:num w:numId="11">
    <w:abstractNumId w:val="24"/>
  </w:num>
  <w:num w:numId="12">
    <w:abstractNumId w:val="17"/>
  </w:num>
  <w:num w:numId="13">
    <w:abstractNumId w:val="16"/>
  </w:num>
  <w:num w:numId="14">
    <w:abstractNumId w:val="27"/>
  </w:num>
  <w:num w:numId="15">
    <w:abstractNumId w:val="6"/>
  </w:num>
  <w:num w:numId="16">
    <w:abstractNumId w:val="23"/>
  </w:num>
  <w:num w:numId="17">
    <w:abstractNumId w:val="1"/>
  </w:num>
  <w:num w:numId="18">
    <w:abstractNumId w:val="8"/>
  </w:num>
  <w:num w:numId="19">
    <w:abstractNumId w:val="21"/>
  </w:num>
  <w:num w:numId="20">
    <w:abstractNumId w:val="18"/>
  </w:num>
  <w:num w:numId="21">
    <w:abstractNumId w:val="14"/>
  </w:num>
  <w:num w:numId="22">
    <w:abstractNumId w:val="10"/>
  </w:num>
  <w:num w:numId="23">
    <w:abstractNumId w:val="13"/>
  </w:num>
  <w:num w:numId="24">
    <w:abstractNumId w:val="11"/>
  </w:num>
  <w:num w:numId="25">
    <w:abstractNumId w:val="3"/>
  </w:num>
  <w:num w:numId="26">
    <w:abstractNumId w:val="15"/>
  </w:num>
  <w:num w:numId="27">
    <w:abstractNumId w:val="22"/>
  </w:num>
  <w:num w:numId="28">
    <w:abstractNumId w:val="5"/>
  </w:num>
  <w:numIdMacAtCleanup w:val="28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utoBVT">
    <w15:presenceInfo w15:providerId="None" w15:userId="AutoBV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08F"/>
    <w:rsid w:val="000024D3"/>
    <w:rsid w:val="00026DF2"/>
    <w:rsid w:val="00031B1B"/>
    <w:rsid w:val="00034052"/>
    <w:rsid w:val="0003771F"/>
    <w:rsid w:val="00041BDE"/>
    <w:rsid w:val="00045086"/>
    <w:rsid w:val="00051628"/>
    <w:rsid w:val="00063393"/>
    <w:rsid w:val="00066533"/>
    <w:rsid w:val="00080B21"/>
    <w:rsid w:val="00082CA9"/>
    <w:rsid w:val="0008760D"/>
    <w:rsid w:val="00091431"/>
    <w:rsid w:val="000929E4"/>
    <w:rsid w:val="0009545B"/>
    <w:rsid w:val="000A3EB1"/>
    <w:rsid w:val="000A6A7A"/>
    <w:rsid w:val="000B1864"/>
    <w:rsid w:val="000B345C"/>
    <w:rsid w:val="000B65FD"/>
    <w:rsid w:val="000E67CB"/>
    <w:rsid w:val="001014D7"/>
    <w:rsid w:val="00124E01"/>
    <w:rsid w:val="00137B72"/>
    <w:rsid w:val="00150717"/>
    <w:rsid w:val="00152E73"/>
    <w:rsid w:val="00175418"/>
    <w:rsid w:val="0017569A"/>
    <w:rsid w:val="001856D5"/>
    <w:rsid w:val="001945E7"/>
    <w:rsid w:val="00194A95"/>
    <w:rsid w:val="001B501D"/>
    <w:rsid w:val="001C308F"/>
    <w:rsid w:val="001C4FE6"/>
    <w:rsid w:val="001E5994"/>
    <w:rsid w:val="001E603F"/>
    <w:rsid w:val="001E6F13"/>
    <w:rsid w:val="001F6D07"/>
    <w:rsid w:val="00201720"/>
    <w:rsid w:val="00214464"/>
    <w:rsid w:val="00216DF3"/>
    <w:rsid w:val="00224CC0"/>
    <w:rsid w:val="00234098"/>
    <w:rsid w:val="00236927"/>
    <w:rsid w:val="00240FED"/>
    <w:rsid w:val="00244658"/>
    <w:rsid w:val="00247639"/>
    <w:rsid w:val="002535E4"/>
    <w:rsid w:val="002573B0"/>
    <w:rsid w:val="00276002"/>
    <w:rsid w:val="00284238"/>
    <w:rsid w:val="00295B65"/>
    <w:rsid w:val="002A261A"/>
    <w:rsid w:val="002A6C7C"/>
    <w:rsid w:val="002B77F9"/>
    <w:rsid w:val="002D2F8A"/>
    <w:rsid w:val="002F2076"/>
    <w:rsid w:val="0031054C"/>
    <w:rsid w:val="00311739"/>
    <w:rsid w:val="00311AF6"/>
    <w:rsid w:val="0033094E"/>
    <w:rsid w:val="003362BA"/>
    <w:rsid w:val="00343A81"/>
    <w:rsid w:val="00356F7F"/>
    <w:rsid w:val="003806EC"/>
    <w:rsid w:val="00397784"/>
    <w:rsid w:val="003A354D"/>
    <w:rsid w:val="003C2548"/>
    <w:rsid w:val="003C634D"/>
    <w:rsid w:val="003D3A8C"/>
    <w:rsid w:val="003E5C91"/>
    <w:rsid w:val="003F09BF"/>
    <w:rsid w:val="003F0B4C"/>
    <w:rsid w:val="003F75CC"/>
    <w:rsid w:val="004109DA"/>
    <w:rsid w:val="0041367B"/>
    <w:rsid w:val="0042212D"/>
    <w:rsid w:val="00423D85"/>
    <w:rsid w:val="00425F35"/>
    <w:rsid w:val="00437FA2"/>
    <w:rsid w:val="004567F2"/>
    <w:rsid w:val="004641F2"/>
    <w:rsid w:val="0048610A"/>
    <w:rsid w:val="00491FC9"/>
    <w:rsid w:val="004A180B"/>
    <w:rsid w:val="004A48F7"/>
    <w:rsid w:val="004B2A49"/>
    <w:rsid w:val="004B5A6C"/>
    <w:rsid w:val="004B661B"/>
    <w:rsid w:val="004C145D"/>
    <w:rsid w:val="004C1A1B"/>
    <w:rsid w:val="004C2FAF"/>
    <w:rsid w:val="004C3823"/>
    <w:rsid w:val="004D4B8D"/>
    <w:rsid w:val="004E03B0"/>
    <w:rsid w:val="004F75B1"/>
    <w:rsid w:val="00510B1E"/>
    <w:rsid w:val="0051748A"/>
    <w:rsid w:val="005347EC"/>
    <w:rsid w:val="0053704B"/>
    <w:rsid w:val="00542CB1"/>
    <w:rsid w:val="00550E96"/>
    <w:rsid w:val="005705F5"/>
    <w:rsid w:val="00582695"/>
    <w:rsid w:val="005A13A9"/>
    <w:rsid w:val="005A5F73"/>
    <w:rsid w:val="005B1913"/>
    <w:rsid w:val="00600C15"/>
    <w:rsid w:val="00614AAB"/>
    <w:rsid w:val="0061703E"/>
    <w:rsid w:val="0064540A"/>
    <w:rsid w:val="006466E2"/>
    <w:rsid w:val="0065014D"/>
    <w:rsid w:val="0065394A"/>
    <w:rsid w:val="00653FC3"/>
    <w:rsid w:val="00661FB6"/>
    <w:rsid w:val="00664447"/>
    <w:rsid w:val="00680A01"/>
    <w:rsid w:val="00681315"/>
    <w:rsid w:val="00691929"/>
    <w:rsid w:val="00691DA9"/>
    <w:rsid w:val="00694E77"/>
    <w:rsid w:val="006A035D"/>
    <w:rsid w:val="006A09B5"/>
    <w:rsid w:val="006B0345"/>
    <w:rsid w:val="006B172A"/>
    <w:rsid w:val="006B4F33"/>
    <w:rsid w:val="006C58AE"/>
    <w:rsid w:val="006E2475"/>
    <w:rsid w:val="00705601"/>
    <w:rsid w:val="00714CF6"/>
    <w:rsid w:val="00716FA9"/>
    <w:rsid w:val="00723603"/>
    <w:rsid w:val="00730F71"/>
    <w:rsid w:val="00736948"/>
    <w:rsid w:val="00746C2C"/>
    <w:rsid w:val="00761963"/>
    <w:rsid w:val="00787471"/>
    <w:rsid w:val="00787CF8"/>
    <w:rsid w:val="007C0458"/>
    <w:rsid w:val="007C2345"/>
    <w:rsid w:val="007C2F41"/>
    <w:rsid w:val="007C36DC"/>
    <w:rsid w:val="007C3DE0"/>
    <w:rsid w:val="007E0AF0"/>
    <w:rsid w:val="007E639D"/>
    <w:rsid w:val="007F0E94"/>
    <w:rsid w:val="008020BA"/>
    <w:rsid w:val="00804E54"/>
    <w:rsid w:val="008120FD"/>
    <w:rsid w:val="00815634"/>
    <w:rsid w:val="00840FAF"/>
    <w:rsid w:val="00842668"/>
    <w:rsid w:val="00854837"/>
    <w:rsid w:val="00871A8F"/>
    <w:rsid w:val="00874ED4"/>
    <w:rsid w:val="00875214"/>
    <w:rsid w:val="008801C2"/>
    <w:rsid w:val="00883302"/>
    <w:rsid w:val="008853AD"/>
    <w:rsid w:val="008917D7"/>
    <w:rsid w:val="008C44BB"/>
    <w:rsid w:val="008C53CF"/>
    <w:rsid w:val="008C631E"/>
    <w:rsid w:val="008D1B4B"/>
    <w:rsid w:val="0093540A"/>
    <w:rsid w:val="00937B4E"/>
    <w:rsid w:val="00943825"/>
    <w:rsid w:val="00962897"/>
    <w:rsid w:val="00977D8C"/>
    <w:rsid w:val="009A0EBF"/>
    <w:rsid w:val="009A2C75"/>
    <w:rsid w:val="009A7E36"/>
    <w:rsid w:val="009B2B2B"/>
    <w:rsid w:val="009B60A1"/>
    <w:rsid w:val="009B656A"/>
    <w:rsid w:val="009C062C"/>
    <w:rsid w:val="009C19F6"/>
    <w:rsid w:val="009C4B30"/>
    <w:rsid w:val="009D0486"/>
    <w:rsid w:val="009D4945"/>
    <w:rsid w:val="009D5FA5"/>
    <w:rsid w:val="009E08D0"/>
    <w:rsid w:val="009E377D"/>
    <w:rsid w:val="009E3D6E"/>
    <w:rsid w:val="009F440C"/>
    <w:rsid w:val="00A00450"/>
    <w:rsid w:val="00A01E07"/>
    <w:rsid w:val="00A03E32"/>
    <w:rsid w:val="00A10AC6"/>
    <w:rsid w:val="00A304FB"/>
    <w:rsid w:val="00A5060D"/>
    <w:rsid w:val="00A5240E"/>
    <w:rsid w:val="00A549F0"/>
    <w:rsid w:val="00A575D0"/>
    <w:rsid w:val="00A622E3"/>
    <w:rsid w:val="00A846D8"/>
    <w:rsid w:val="00A9543A"/>
    <w:rsid w:val="00AA5862"/>
    <w:rsid w:val="00AA7C6C"/>
    <w:rsid w:val="00AB623E"/>
    <w:rsid w:val="00AC1C3F"/>
    <w:rsid w:val="00AC49D1"/>
    <w:rsid w:val="00AD21BF"/>
    <w:rsid w:val="00AD5433"/>
    <w:rsid w:val="00AE1C1D"/>
    <w:rsid w:val="00B02B04"/>
    <w:rsid w:val="00B03DB3"/>
    <w:rsid w:val="00B22D48"/>
    <w:rsid w:val="00B22EE6"/>
    <w:rsid w:val="00B32B2A"/>
    <w:rsid w:val="00B41115"/>
    <w:rsid w:val="00B457B5"/>
    <w:rsid w:val="00B53AA6"/>
    <w:rsid w:val="00B554DE"/>
    <w:rsid w:val="00B56ACD"/>
    <w:rsid w:val="00B60376"/>
    <w:rsid w:val="00B613BF"/>
    <w:rsid w:val="00B670BE"/>
    <w:rsid w:val="00B72EE4"/>
    <w:rsid w:val="00B750ED"/>
    <w:rsid w:val="00B800F8"/>
    <w:rsid w:val="00B86CAB"/>
    <w:rsid w:val="00B9064B"/>
    <w:rsid w:val="00B93729"/>
    <w:rsid w:val="00BA7715"/>
    <w:rsid w:val="00BB18D6"/>
    <w:rsid w:val="00BB6AA6"/>
    <w:rsid w:val="00BD109C"/>
    <w:rsid w:val="00BD1EDA"/>
    <w:rsid w:val="00BD7742"/>
    <w:rsid w:val="00C02551"/>
    <w:rsid w:val="00C02C91"/>
    <w:rsid w:val="00C03109"/>
    <w:rsid w:val="00C307FA"/>
    <w:rsid w:val="00C35DD2"/>
    <w:rsid w:val="00C506DC"/>
    <w:rsid w:val="00C530E2"/>
    <w:rsid w:val="00C56244"/>
    <w:rsid w:val="00C61ADE"/>
    <w:rsid w:val="00C6696D"/>
    <w:rsid w:val="00C94ABF"/>
    <w:rsid w:val="00C96E7F"/>
    <w:rsid w:val="00CB02E7"/>
    <w:rsid w:val="00CB08C6"/>
    <w:rsid w:val="00CB1B11"/>
    <w:rsid w:val="00CC4D67"/>
    <w:rsid w:val="00CC6AFE"/>
    <w:rsid w:val="00CD23EA"/>
    <w:rsid w:val="00CD2615"/>
    <w:rsid w:val="00CE79EC"/>
    <w:rsid w:val="00CF391C"/>
    <w:rsid w:val="00D0173A"/>
    <w:rsid w:val="00D068D7"/>
    <w:rsid w:val="00D10FA0"/>
    <w:rsid w:val="00D140FF"/>
    <w:rsid w:val="00D17880"/>
    <w:rsid w:val="00D26100"/>
    <w:rsid w:val="00D427E7"/>
    <w:rsid w:val="00D469D4"/>
    <w:rsid w:val="00D56292"/>
    <w:rsid w:val="00D66509"/>
    <w:rsid w:val="00D71BFF"/>
    <w:rsid w:val="00D770FC"/>
    <w:rsid w:val="00D82607"/>
    <w:rsid w:val="00D83714"/>
    <w:rsid w:val="00D84209"/>
    <w:rsid w:val="00D84572"/>
    <w:rsid w:val="00D90013"/>
    <w:rsid w:val="00D93983"/>
    <w:rsid w:val="00D94F0B"/>
    <w:rsid w:val="00D97732"/>
    <w:rsid w:val="00DA3169"/>
    <w:rsid w:val="00DA4CF8"/>
    <w:rsid w:val="00DC0021"/>
    <w:rsid w:val="00DD0C46"/>
    <w:rsid w:val="00DE5793"/>
    <w:rsid w:val="00E12FC4"/>
    <w:rsid w:val="00E16879"/>
    <w:rsid w:val="00E16C8F"/>
    <w:rsid w:val="00E2210E"/>
    <w:rsid w:val="00E500C4"/>
    <w:rsid w:val="00E552A9"/>
    <w:rsid w:val="00E66C4D"/>
    <w:rsid w:val="00E76A48"/>
    <w:rsid w:val="00E8759A"/>
    <w:rsid w:val="00EA20C4"/>
    <w:rsid w:val="00EA28AE"/>
    <w:rsid w:val="00EA53D1"/>
    <w:rsid w:val="00EB4049"/>
    <w:rsid w:val="00EB60B9"/>
    <w:rsid w:val="00EC0035"/>
    <w:rsid w:val="00EC27C6"/>
    <w:rsid w:val="00EC60E8"/>
    <w:rsid w:val="00ED7255"/>
    <w:rsid w:val="00EE369A"/>
    <w:rsid w:val="00EF2F09"/>
    <w:rsid w:val="00F02A0C"/>
    <w:rsid w:val="00F13359"/>
    <w:rsid w:val="00F15710"/>
    <w:rsid w:val="00F1690F"/>
    <w:rsid w:val="00F442F8"/>
    <w:rsid w:val="00F44309"/>
    <w:rsid w:val="00F65E94"/>
    <w:rsid w:val="00F70BE8"/>
    <w:rsid w:val="00F70DB5"/>
    <w:rsid w:val="00F82A19"/>
    <w:rsid w:val="00F92F66"/>
    <w:rsid w:val="00F95BA7"/>
    <w:rsid w:val="00FB4256"/>
    <w:rsid w:val="00FC723F"/>
    <w:rsid w:val="00FC73ED"/>
    <w:rsid w:val="00FD0025"/>
    <w:rsid w:val="00FD3F7D"/>
    <w:rsid w:val="00FE11FC"/>
    <w:rsid w:val="00FE239B"/>
    <w:rsid w:val="00FE5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D5500A"/>
  <w15:chartTrackingRefBased/>
  <w15:docId w15:val="{FF6E2244-F5E0-4FDF-8198-8E3C05EC7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 w:qFormat="1"/>
    <w:lsdException w:name="toc 5" w:semiHidden="1" w:uiPriority="0" w:unhideWhenUsed="1" w:qFormat="1"/>
    <w:lsdException w:name="toc 6" w:semiHidden="1" w:uiPriority="0" w:unhideWhenUsed="1" w:qFormat="1"/>
    <w:lsdException w:name="toc 7" w:semiHidden="1" w:uiPriority="0" w:unhideWhenUsed="1" w:qFormat="1"/>
    <w:lsdException w:name="toc 8" w:semiHidden="1" w:uiPriority="0" w:unhideWhenUsed="1" w:qFormat="1"/>
    <w:lsdException w:name="toc 9" w:semiHidden="1" w:uiPriority="0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 w:qFormat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 w:qFormat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iPriority="0" w:unhideWhenUsed="1" w:qFormat="1"/>
    <w:lsdException w:name="HTML Typewriter" w:semiHidden="1" w:unhideWhenUsed="1"/>
    <w:lsdException w:name="HTML Variable" w:semiHidden="1" w:uiPriority="0" w:unhideWhenUsed="1" w:qFormat="1"/>
    <w:lsdException w:name="Normal Table" w:semiHidden="1" w:unhideWhenUsed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1C308F"/>
    <w:pPr>
      <w:widowControl w:val="0"/>
      <w:jc w:val="both"/>
    </w:pPr>
    <w:rPr>
      <w:rFonts w:ascii="Times New Roman" w:eastAsia="华文细黑" w:hAnsi="Times New Roman" w:cs="Times New Roman"/>
      <w:szCs w:val="24"/>
    </w:rPr>
  </w:style>
  <w:style w:type="paragraph" w:styleId="1">
    <w:name w:val="heading 1"/>
    <w:basedOn w:val="a4"/>
    <w:next w:val="a4"/>
    <w:link w:val="10"/>
    <w:uiPriority w:val="9"/>
    <w:qFormat/>
    <w:rsid w:val="001C308F"/>
    <w:pPr>
      <w:keepNext/>
      <w:keepLines/>
      <w:numPr>
        <w:numId w:val="1"/>
      </w:numPr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4"/>
    <w:next w:val="a4"/>
    <w:link w:val="20"/>
    <w:uiPriority w:val="9"/>
    <w:qFormat/>
    <w:rsid w:val="00AD21BF"/>
    <w:pPr>
      <w:keepNext/>
      <w:keepLines/>
      <w:numPr>
        <w:ilvl w:val="1"/>
        <w:numId w:val="1"/>
      </w:numPr>
      <w:spacing w:beforeLines="50"/>
      <w:outlineLvl w:val="1"/>
    </w:pPr>
    <w:rPr>
      <w:rFonts w:ascii="Arial" w:hAnsi="Arial"/>
      <w:b/>
      <w:bCs/>
      <w:kern w:val="0"/>
      <w:sz w:val="44"/>
      <w:szCs w:val="32"/>
    </w:rPr>
  </w:style>
  <w:style w:type="paragraph" w:styleId="3">
    <w:name w:val="heading 3"/>
    <w:basedOn w:val="a4"/>
    <w:next w:val="a4"/>
    <w:link w:val="30"/>
    <w:uiPriority w:val="9"/>
    <w:qFormat/>
    <w:rsid w:val="00A10AC6"/>
    <w:pPr>
      <w:keepNext/>
      <w:keepLines/>
      <w:numPr>
        <w:ilvl w:val="2"/>
        <w:numId w:val="1"/>
      </w:numPr>
      <w:outlineLvl w:val="2"/>
    </w:pPr>
    <w:rPr>
      <w:rFonts w:eastAsia="微软雅黑"/>
      <w:b/>
      <w:bCs/>
      <w:kern w:val="0"/>
      <w:sz w:val="30"/>
      <w:szCs w:val="32"/>
    </w:rPr>
  </w:style>
  <w:style w:type="paragraph" w:styleId="4">
    <w:name w:val="heading 4"/>
    <w:basedOn w:val="a4"/>
    <w:next w:val="a4"/>
    <w:link w:val="40"/>
    <w:uiPriority w:val="9"/>
    <w:qFormat/>
    <w:rsid w:val="00A10AC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kern w:val="0"/>
      <w:sz w:val="32"/>
      <w:szCs w:val="28"/>
    </w:rPr>
  </w:style>
  <w:style w:type="paragraph" w:styleId="5">
    <w:name w:val="heading 5"/>
    <w:basedOn w:val="a4"/>
    <w:next w:val="a4"/>
    <w:link w:val="50"/>
    <w:uiPriority w:val="9"/>
    <w:unhideWhenUsed/>
    <w:qFormat/>
    <w:rsid w:val="001C308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eastAsia="微软雅黑"/>
      <w:b/>
      <w:bCs/>
      <w:sz w:val="24"/>
      <w:szCs w:val="28"/>
    </w:rPr>
  </w:style>
  <w:style w:type="paragraph" w:styleId="6">
    <w:name w:val="heading 6"/>
    <w:basedOn w:val="a4"/>
    <w:next w:val="a4"/>
    <w:link w:val="60"/>
    <w:uiPriority w:val="9"/>
    <w:unhideWhenUsed/>
    <w:qFormat/>
    <w:rsid w:val="001C308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eastAsia="宋体" w:hAnsi="Cambria" w:cs="黑体"/>
      <w:b/>
      <w:bCs/>
      <w:sz w:val="24"/>
    </w:rPr>
  </w:style>
  <w:style w:type="paragraph" w:styleId="7">
    <w:name w:val="heading 7"/>
    <w:basedOn w:val="a4"/>
    <w:next w:val="a4"/>
    <w:link w:val="70"/>
    <w:uiPriority w:val="9"/>
    <w:unhideWhenUsed/>
    <w:qFormat/>
    <w:rsid w:val="001C308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4"/>
    <w:next w:val="a4"/>
    <w:link w:val="80"/>
    <w:uiPriority w:val="9"/>
    <w:unhideWhenUsed/>
    <w:qFormat/>
    <w:rsid w:val="001C308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eastAsia="宋体" w:hAnsi="Cambria" w:cs="黑体"/>
      <w:sz w:val="24"/>
    </w:rPr>
  </w:style>
  <w:style w:type="paragraph" w:styleId="9">
    <w:name w:val="heading 9"/>
    <w:basedOn w:val="a4"/>
    <w:next w:val="a4"/>
    <w:link w:val="90"/>
    <w:uiPriority w:val="9"/>
    <w:unhideWhenUsed/>
    <w:qFormat/>
    <w:rsid w:val="001C308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eastAsia="宋体" w:hAnsi="Cambria" w:cs="黑体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0">
    <w:name w:val="标题 1 字符"/>
    <w:basedOn w:val="a5"/>
    <w:link w:val="1"/>
    <w:uiPriority w:val="9"/>
    <w:qFormat/>
    <w:rsid w:val="001C308F"/>
    <w:rPr>
      <w:rFonts w:ascii="Times New Roman" w:eastAsia="华文细黑" w:hAnsi="Times New Roman" w:cs="Times New Roman"/>
      <w:b/>
      <w:bCs/>
      <w:kern w:val="44"/>
      <w:sz w:val="32"/>
      <w:szCs w:val="44"/>
    </w:rPr>
  </w:style>
  <w:style w:type="character" w:customStyle="1" w:styleId="20">
    <w:name w:val="标题 2 字符"/>
    <w:basedOn w:val="a5"/>
    <w:link w:val="2"/>
    <w:uiPriority w:val="9"/>
    <w:qFormat/>
    <w:rsid w:val="00AD21BF"/>
    <w:rPr>
      <w:rFonts w:ascii="Arial" w:eastAsia="华文细黑" w:hAnsi="Arial" w:cs="Times New Roman"/>
      <w:b/>
      <w:bCs/>
      <w:kern w:val="0"/>
      <w:sz w:val="44"/>
      <w:szCs w:val="32"/>
    </w:rPr>
  </w:style>
  <w:style w:type="character" w:customStyle="1" w:styleId="30">
    <w:name w:val="标题 3 字符"/>
    <w:basedOn w:val="a5"/>
    <w:link w:val="3"/>
    <w:uiPriority w:val="9"/>
    <w:qFormat/>
    <w:rsid w:val="00A10AC6"/>
    <w:rPr>
      <w:rFonts w:ascii="Times New Roman" w:eastAsia="微软雅黑" w:hAnsi="Times New Roman" w:cs="Times New Roman"/>
      <w:b/>
      <w:bCs/>
      <w:kern w:val="0"/>
      <w:sz w:val="30"/>
      <w:szCs w:val="32"/>
    </w:rPr>
  </w:style>
  <w:style w:type="character" w:customStyle="1" w:styleId="40">
    <w:name w:val="标题 4 字符"/>
    <w:basedOn w:val="a5"/>
    <w:link w:val="4"/>
    <w:uiPriority w:val="9"/>
    <w:qFormat/>
    <w:rsid w:val="00A10AC6"/>
    <w:rPr>
      <w:rFonts w:ascii="Arial" w:eastAsia="黑体" w:hAnsi="Arial" w:cs="Times New Roman"/>
      <w:b/>
      <w:bCs/>
      <w:kern w:val="0"/>
      <w:sz w:val="32"/>
      <w:szCs w:val="28"/>
    </w:rPr>
  </w:style>
  <w:style w:type="character" w:customStyle="1" w:styleId="50">
    <w:name w:val="标题 5 字符"/>
    <w:basedOn w:val="a5"/>
    <w:link w:val="5"/>
    <w:uiPriority w:val="9"/>
    <w:qFormat/>
    <w:rsid w:val="001C308F"/>
    <w:rPr>
      <w:rFonts w:ascii="Times New Roman" w:eastAsia="微软雅黑" w:hAnsi="Times New Roman" w:cs="Times New Roman"/>
      <w:b/>
      <w:bCs/>
      <w:sz w:val="24"/>
      <w:szCs w:val="28"/>
    </w:rPr>
  </w:style>
  <w:style w:type="character" w:customStyle="1" w:styleId="60">
    <w:name w:val="标题 6 字符"/>
    <w:basedOn w:val="a5"/>
    <w:link w:val="6"/>
    <w:uiPriority w:val="9"/>
    <w:qFormat/>
    <w:rsid w:val="001C308F"/>
    <w:rPr>
      <w:rFonts w:ascii="Cambria" w:eastAsia="宋体" w:hAnsi="Cambria" w:cs="黑体"/>
      <w:b/>
      <w:bCs/>
      <w:sz w:val="24"/>
      <w:szCs w:val="24"/>
    </w:rPr>
  </w:style>
  <w:style w:type="character" w:customStyle="1" w:styleId="70">
    <w:name w:val="标题 7 字符"/>
    <w:basedOn w:val="a5"/>
    <w:link w:val="7"/>
    <w:uiPriority w:val="9"/>
    <w:qFormat/>
    <w:rsid w:val="001C308F"/>
    <w:rPr>
      <w:rFonts w:ascii="Times New Roman" w:eastAsia="华文细黑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5"/>
    <w:link w:val="8"/>
    <w:uiPriority w:val="9"/>
    <w:qFormat/>
    <w:rsid w:val="001C308F"/>
    <w:rPr>
      <w:rFonts w:ascii="Cambria" w:eastAsia="宋体" w:hAnsi="Cambria" w:cs="黑体"/>
      <w:sz w:val="24"/>
      <w:szCs w:val="24"/>
    </w:rPr>
  </w:style>
  <w:style w:type="character" w:customStyle="1" w:styleId="90">
    <w:name w:val="标题 9 字符"/>
    <w:basedOn w:val="a5"/>
    <w:link w:val="9"/>
    <w:uiPriority w:val="9"/>
    <w:qFormat/>
    <w:rsid w:val="001C308F"/>
    <w:rPr>
      <w:rFonts w:ascii="Cambria" w:eastAsia="宋体" w:hAnsi="Cambria" w:cs="黑体"/>
      <w:szCs w:val="21"/>
    </w:rPr>
  </w:style>
  <w:style w:type="paragraph" w:styleId="a8">
    <w:name w:val="annotation text"/>
    <w:basedOn w:val="a4"/>
    <w:link w:val="a9"/>
    <w:uiPriority w:val="99"/>
    <w:unhideWhenUsed/>
    <w:qFormat/>
    <w:rsid w:val="001C308F"/>
    <w:pPr>
      <w:jc w:val="left"/>
    </w:pPr>
  </w:style>
  <w:style w:type="character" w:customStyle="1" w:styleId="a9">
    <w:name w:val="批注文字 字符"/>
    <w:basedOn w:val="a5"/>
    <w:link w:val="a8"/>
    <w:uiPriority w:val="99"/>
    <w:qFormat/>
    <w:rsid w:val="001C308F"/>
    <w:rPr>
      <w:rFonts w:ascii="Times New Roman" w:eastAsia="华文细黑" w:hAnsi="Times New Roman" w:cs="Times New Roman"/>
      <w:szCs w:val="24"/>
    </w:rPr>
  </w:style>
  <w:style w:type="paragraph" w:styleId="aa">
    <w:name w:val="annotation subject"/>
    <w:basedOn w:val="a8"/>
    <w:next w:val="a8"/>
    <w:link w:val="ab"/>
    <w:qFormat/>
    <w:rsid w:val="001C308F"/>
    <w:rPr>
      <w:b/>
    </w:rPr>
  </w:style>
  <w:style w:type="character" w:customStyle="1" w:styleId="ab">
    <w:name w:val="批注主题 字符"/>
    <w:basedOn w:val="a9"/>
    <w:link w:val="aa"/>
    <w:qFormat/>
    <w:rsid w:val="001C308F"/>
    <w:rPr>
      <w:rFonts w:ascii="Times New Roman" w:eastAsia="华文细黑" w:hAnsi="Times New Roman" w:cs="Times New Roman"/>
      <w:b/>
      <w:szCs w:val="24"/>
    </w:rPr>
  </w:style>
  <w:style w:type="paragraph" w:styleId="71">
    <w:name w:val="toc 7"/>
    <w:basedOn w:val="a4"/>
    <w:next w:val="a4"/>
    <w:qFormat/>
    <w:rsid w:val="001C308F"/>
    <w:pPr>
      <w:ind w:leftChars="1200" w:left="2520"/>
    </w:pPr>
  </w:style>
  <w:style w:type="paragraph" w:styleId="ac">
    <w:name w:val="caption"/>
    <w:basedOn w:val="a4"/>
    <w:next w:val="a4"/>
    <w:unhideWhenUsed/>
    <w:qFormat/>
    <w:rsid w:val="001C308F"/>
    <w:rPr>
      <w:rFonts w:ascii="Cambria" w:eastAsia="黑体" w:hAnsi="Cambria"/>
      <w:sz w:val="20"/>
      <w:szCs w:val="20"/>
    </w:rPr>
  </w:style>
  <w:style w:type="paragraph" w:styleId="ad">
    <w:name w:val="Document Map"/>
    <w:basedOn w:val="a4"/>
    <w:link w:val="ae"/>
    <w:uiPriority w:val="99"/>
    <w:qFormat/>
    <w:rsid w:val="001C308F"/>
    <w:pPr>
      <w:shd w:val="clear" w:color="auto" w:fill="000080"/>
    </w:pPr>
  </w:style>
  <w:style w:type="character" w:customStyle="1" w:styleId="ae">
    <w:name w:val="文档结构图 字符"/>
    <w:basedOn w:val="a5"/>
    <w:link w:val="ad"/>
    <w:uiPriority w:val="99"/>
    <w:qFormat/>
    <w:rsid w:val="001C308F"/>
    <w:rPr>
      <w:rFonts w:ascii="Times New Roman" w:eastAsia="华文细黑" w:hAnsi="Times New Roman" w:cs="Times New Roman"/>
      <w:szCs w:val="24"/>
      <w:shd w:val="clear" w:color="auto" w:fill="000080"/>
    </w:rPr>
  </w:style>
  <w:style w:type="paragraph" w:styleId="af">
    <w:name w:val="Body Text"/>
    <w:basedOn w:val="a4"/>
    <w:link w:val="af0"/>
    <w:qFormat/>
    <w:rsid w:val="001C308F"/>
    <w:rPr>
      <w:rFonts w:eastAsia="黑体"/>
      <w:sz w:val="28"/>
    </w:rPr>
  </w:style>
  <w:style w:type="character" w:customStyle="1" w:styleId="af0">
    <w:name w:val="正文文本 字符"/>
    <w:basedOn w:val="a5"/>
    <w:link w:val="af"/>
    <w:qFormat/>
    <w:rsid w:val="001C308F"/>
    <w:rPr>
      <w:rFonts w:ascii="Times New Roman" w:eastAsia="黑体" w:hAnsi="Times New Roman" w:cs="Times New Roman"/>
      <w:sz w:val="28"/>
      <w:szCs w:val="24"/>
    </w:rPr>
  </w:style>
  <w:style w:type="paragraph" w:styleId="51">
    <w:name w:val="toc 5"/>
    <w:basedOn w:val="a4"/>
    <w:next w:val="a4"/>
    <w:qFormat/>
    <w:rsid w:val="001C308F"/>
    <w:pPr>
      <w:ind w:leftChars="800" w:left="1680"/>
    </w:pPr>
  </w:style>
  <w:style w:type="paragraph" w:styleId="31">
    <w:name w:val="toc 3"/>
    <w:basedOn w:val="a4"/>
    <w:next w:val="a4"/>
    <w:uiPriority w:val="39"/>
    <w:qFormat/>
    <w:rsid w:val="001C308F"/>
    <w:pPr>
      <w:ind w:leftChars="400" w:left="840"/>
    </w:pPr>
  </w:style>
  <w:style w:type="paragraph" w:styleId="af1">
    <w:name w:val="Plain Text"/>
    <w:basedOn w:val="a4"/>
    <w:link w:val="af2"/>
    <w:qFormat/>
    <w:rsid w:val="001C308F"/>
    <w:rPr>
      <w:rFonts w:ascii="宋体" w:hAnsi="Courier New"/>
    </w:rPr>
  </w:style>
  <w:style w:type="character" w:customStyle="1" w:styleId="af2">
    <w:name w:val="纯文本 字符"/>
    <w:basedOn w:val="a5"/>
    <w:link w:val="af1"/>
    <w:qFormat/>
    <w:rsid w:val="001C308F"/>
    <w:rPr>
      <w:rFonts w:ascii="宋体" w:eastAsia="华文细黑" w:hAnsi="Courier New" w:cs="Times New Roman"/>
      <w:szCs w:val="24"/>
    </w:rPr>
  </w:style>
  <w:style w:type="paragraph" w:styleId="81">
    <w:name w:val="toc 8"/>
    <w:basedOn w:val="a4"/>
    <w:next w:val="a4"/>
    <w:qFormat/>
    <w:rsid w:val="001C308F"/>
    <w:pPr>
      <w:ind w:leftChars="1400" w:left="2940"/>
    </w:pPr>
  </w:style>
  <w:style w:type="paragraph" w:styleId="af3">
    <w:name w:val="Date"/>
    <w:basedOn w:val="a4"/>
    <w:next w:val="a4"/>
    <w:link w:val="af4"/>
    <w:qFormat/>
    <w:rsid w:val="001C308F"/>
    <w:pPr>
      <w:ind w:leftChars="2500" w:left="100"/>
    </w:pPr>
  </w:style>
  <w:style w:type="character" w:customStyle="1" w:styleId="af4">
    <w:name w:val="日期 字符"/>
    <w:basedOn w:val="a5"/>
    <w:link w:val="af3"/>
    <w:qFormat/>
    <w:rsid w:val="001C308F"/>
    <w:rPr>
      <w:rFonts w:ascii="Times New Roman" w:eastAsia="华文细黑" w:hAnsi="Times New Roman" w:cs="Times New Roman"/>
      <w:szCs w:val="24"/>
    </w:rPr>
  </w:style>
  <w:style w:type="paragraph" w:styleId="21">
    <w:name w:val="Body Text Indent 2"/>
    <w:basedOn w:val="a4"/>
    <w:link w:val="22"/>
    <w:qFormat/>
    <w:rsid w:val="001C308F"/>
    <w:pPr>
      <w:spacing w:after="120" w:line="480" w:lineRule="auto"/>
      <w:ind w:leftChars="200" w:left="420"/>
    </w:pPr>
  </w:style>
  <w:style w:type="character" w:customStyle="1" w:styleId="22">
    <w:name w:val="正文文本缩进 2 字符"/>
    <w:basedOn w:val="a5"/>
    <w:link w:val="21"/>
    <w:qFormat/>
    <w:rsid w:val="001C308F"/>
    <w:rPr>
      <w:rFonts w:ascii="Times New Roman" w:eastAsia="华文细黑" w:hAnsi="Times New Roman" w:cs="Times New Roman"/>
      <w:szCs w:val="24"/>
    </w:rPr>
  </w:style>
  <w:style w:type="paragraph" w:styleId="af5">
    <w:name w:val="Balloon Text"/>
    <w:basedOn w:val="a4"/>
    <w:link w:val="af6"/>
    <w:uiPriority w:val="99"/>
    <w:qFormat/>
    <w:rsid w:val="001C308F"/>
    <w:rPr>
      <w:sz w:val="18"/>
    </w:rPr>
  </w:style>
  <w:style w:type="character" w:customStyle="1" w:styleId="af6">
    <w:name w:val="批注框文本 字符"/>
    <w:basedOn w:val="a5"/>
    <w:link w:val="af5"/>
    <w:uiPriority w:val="99"/>
    <w:qFormat/>
    <w:rsid w:val="001C308F"/>
    <w:rPr>
      <w:rFonts w:ascii="Times New Roman" w:eastAsia="华文细黑" w:hAnsi="Times New Roman" w:cs="Times New Roman"/>
      <w:sz w:val="18"/>
      <w:szCs w:val="24"/>
    </w:rPr>
  </w:style>
  <w:style w:type="paragraph" w:styleId="af7">
    <w:name w:val="footer"/>
    <w:basedOn w:val="a4"/>
    <w:link w:val="af8"/>
    <w:uiPriority w:val="99"/>
    <w:unhideWhenUsed/>
    <w:qFormat/>
    <w:rsid w:val="001C30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8">
    <w:name w:val="页脚 字符"/>
    <w:basedOn w:val="a5"/>
    <w:link w:val="af7"/>
    <w:uiPriority w:val="99"/>
    <w:qFormat/>
    <w:rsid w:val="001C308F"/>
    <w:rPr>
      <w:rFonts w:ascii="Times New Roman" w:eastAsia="华文细黑" w:hAnsi="Times New Roman" w:cs="Times New Roman"/>
      <w:sz w:val="18"/>
      <w:szCs w:val="18"/>
    </w:rPr>
  </w:style>
  <w:style w:type="paragraph" w:styleId="af9">
    <w:name w:val="header"/>
    <w:basedOn w:val="a4"/>
    <w:link w:val="afa"/>
    <w:uiPriority w:val="99"/>
    <w:unhideWhenUsed/>
    <w:qFormat/>
    <w:rsid w:val="001C30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a">
    <w:name w:val="页眉 字符"/>
    <w:basedOn w:val="a5"/>
    <w:link w:val="af9"/>
    <w:uiPriority w:val="99"/>
    <w:qFormat/>
    <w:rsid w:val="001C308F"/>
    <w:rPr>
      <w:rFonts w:ascii="Times New Roman" w:eastAsia="华文细黑" w:hAnsi="Times New Roman" w:cs="Times New Roman"/>
      <w:sz w:val="18"/>
      <w:szCs w:val="18"/>
    </w:rPr>
  </w:style>
  <w:style w:type="paragraph" w:styleId="11">
    <w:name w:val="toc 1"/>
    <w:basedOn w:val="a4"/>
    <w:next w:val="a4"/>
    <w:uiPriority w:val="39"/>
    <w:qFormat/>
    <w:rsid w:val="001C308F"/>
  </w:style>
  <w:style w:type="paragraph" w:styleId="41">
    <w:name w:val="toc 4"/>
    <w:basedOn w:val="a4"/>
    <w:next w:val="a4"/>
    <w:qFormat/>
    <w:rsid w:val="001C308F"/>
    <w:pPr>
      <w:ind w:leftChars="600" w:left="1260"/>
    </w:pPr>
  </w:style>
  <w:style w:type="paragraph" w:styleId="61">
    <w:name w:val="toc 6"/>
    <w:basedOn w:val="a4"/>
    <w:next w:val="a4"/>
    <w:qFormat/>
    <w:rsid w:val="001C308F"/>
    <w:pPr>
      <w:ind w:leftChars="1000" w:left="2100"/>
    </w:pPr>
  </w:style>
  <w:style w:type="paragraph" w:styleId="23">
    <w:name w:val="toc 2"/>
    <w:basedOn w:val="a4"/>
    <w:next w:val="a4"/>
    <w:uiPriority w:val="39"/>
    <w:qFormat/>
    <w:rsid w:val="001C308F"/>
    <w:pPr>
      <w:ind w:leftChars="200" w:left="420"/>
    </w:pPr>
  </w:style>
  <w:style w:type="paragraph" w:styleId="91">
    <w:name w:val="toc 9"/>
    <w:basedOn w:val="a4"/>
    <w:next w:val="a4"/>
    <w:qFormat/>
    <w:rsid w:val="001C308F"/>
    <w:pPr>
      <w:ind w:leftChars="1600" w:left="3360"/>
    </w:pPr>
  </w:style>
  <w:style w:type="paragraph" w:styleId="afb">
    <w:name w:val="Normal (Web)"/>
    <w:basedOn w:val="a4"/>
    <w:qFormat/>
    <w:rsid w:val="001C308F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paragraph" w:styleId="12">
    <w:name w:val="index 1"/>
    <w:basedOn w:val="a4"/>
    <w:next w:val="a4"/>
    <w:qFormat/>
    <w:rsid w:val="001C308F"/>
  </w:style>
  <w:style w:type="paragraph" w:styleId="afc">
    <w:name w:val="Title"/>
    <w:basedOn w:val="a4"/>
    <w:next w:val="a4"/>
    <w:link w:val="afd"/>
    <w:uiPriority w:val="10"/>
    <w:qFormat/>
    <w:rsid w:val="001C308F"/>
    <w:pPr>
      <w:spacing w:before="240" w:after="60"/>
      <w:jc w:val="center"/>
      <w:outlineLvl w:val="0"/>
    </w:pPr>
    <w:rPr>
      <w:rFonts w:ascii="Cambria" w:hAnsi="Cambria" w:cs="黑体"/>
      <w:b/>
      <w:bCs/>
      <w:sz w:val="32"/>
      <w:szCs w:val="32"/>
    </w:rPr>
  </w:style>
  <w:style w:type="character" w:customStyle="1" w:styleId="afd">
    <w:name w:val="标题 字符"/>
    <w:basedOn w:val="a5"/>
    <w:link w:val="afc"/>
    <w:uiPriority w:val="10"/>
    <w:qFormat/>
    <w:rsid w:val="001C308F"/>
    <w:rPr>
      <w:rFonts w:ascii="Cambria" w:eastAsia="华文细黑" w:hAnsi="Cambria" w:cs="黑体"/>
      <w:b/>
      <w:bCs/>
      <w:sz w:val="32"/>
      <w:szCs w:val="32"/>
    </w:rPr>
  </w:style>
  <w:style w:type="character" w:styleId="afe">
    <w:name w:val="Strong"/>
    <w:basedOn w:val="a5"/>
    <w:qFormat/>
    <w:rsid w:val="001C308F"/>
    <w:rPr>
      <w:b/>
      <w:bCs/>
    </w:rPr>
  </w:style>
  <w:style w:type="character" w:styleId="aff">
    <w:name w:val="page number"/>
    <w:basedOn w:val="a5"/>
    <w:qFormat/>
    <w:rsid w:val="001C308F"/>
  </w:style>
  <w:style w:type="character" w:styleId="HTML">
    <w:name w:val="HTML Variable"/>
    <w:basedOn w:val="a5"/>
    <w:qFormat/>
    <w:rsid w:val="001C308F"/>
    <w:rPr>
      <w:i/>
    </w:rPr>
  </w:style>
  <w:style w:type="character" w:styleId="aff0">
    <w:name w:val="Hyperlink"/>
    <w:basedOn w:val="a5"/>
    <w:uiPriority w:val="99"/>
    <w:qFormat/>
    <w:rsid w:val="001C308F"/>
    <w:rPr>
      <w:color w:val="0000FF"/>
      <w:u w:val="single"/>
    </w:rPr>
  </w:style>
  <w:style w:type="character" w:styleId="aff1">
    <w:name w:val="annotation reference"/>
    <w:basedOn w:val="a5"/>
    <w:uiPriority w:val="99"/>
    <w:qFormat/>
    <w:rsid w:val="001C308F"/>
    <w:rPr>
      <w:sz w:val="21"/>
    </w:rPr>
  </w:style>
  <w:style w:type="character" w:styleId="HTML0">
    <w:name w:val="HTML Sample"/>
    <w:basedOn w:val="a5"/>
    <w:qFormat/>
    <w:rsid w:val="001C308F"/>
    <w:rPr>
      <w:rFonts w:ascii="Courier New" w:hAnsi="Courier New"/>
    </w:rPr>
  </w:style>
  <w:style w:type="paragraph" w:customStyle="1" w:styleId="aff2">
    <w:name w:val="封面正文"/>
    <w:qFormat/>
    <w:rsid w:val="001C308F"/>
    <w:pPr>
      <w:jc w:val="both"/>
    </w:pPr>
    <w:rPr>
      <w:rFonts w:ascii="Calibri" w:eastAsia="宋体" w:hAnsi="Calibri" w:cs="Times New Roman"/>
      <w:kern w:val="0"/>
      <w:sz w:val="20"/>
      <w:szCs w:val="20"/>
    </w:rPr>
  </w:style>
  <w:style w:type="paragraph" w:customStyle="1" w:styleId="aff3">
    <w:name w:val="段"/>
    <w:qFormat/>
    <w:rsid w:val="001C308F"/>
    <w:pPr>
      <w:autoSpaceDE w:val="0"/>
      <w:autoSpaceDN w:val="0"/>
      <w:ind w:firstLineChars="200" w:firstLine="200"/>
      <w:jc w:val="both"/>
    </w:pPr>
    <w:rPr>
      <w:rFonts w:ascii="宋体" w:eastAsia="宋体" w:hAnsi="Calibri" w:cs="Times New Roman"/>
      <w:kern w:val="0"/>
      <w:sz w:val="20"/>
      <w:szCs w:val="20"/>
    </w:rPr>
  </w:style>
  <w:style w:type="paragraph" w:customStyle="1" w:styleId="aff4">
    <w:name w:val="注×："/>
    <w:qFormat/>
    <w:rsid w:val="001C308F"/>
    <w:pPr>
      <w:widowControl w:val="0"/>
      <w:tabs>
        <w:tab w:val="left" w:pos="360"/>
        <w:tab w:val="left" w:pos="630"/>
      </w:tabs>
      <w:autoSpaceDE w:val="0"/>
      <w:autoSpaceDN w:val="0"/>
      <w:jc w:val="both"/>
    </w:pPr>
    <w:rPr>
      <w:rFonts w:ascii="宋体" w:eastAsia="宋体" w:hAnsi="Calibri" w:cs="Times New Roman"/>
      <w:kern w:val="0"/>
      <w:sz w:val="18"/>
      <w:szCs w:val="20"/>
    </w:rPr>
  </w:style>
  <w:style w:type="paragraph" w:customStyle="1" w:styleId="aff5">
    <w:name w:val="图表脚注"/>
    <w:next w:val="aff3"/>
    <w:qFormat/>
    <w:rsid w:val="001C308F"/>
    <w:pPr>
      <w:ind w:leftChars="200" w:left="300" w:hangingChars="100" w:hanging="100"/>
      <w:jc w:val="both"/>
    </w:pPr>
    <w:rPr>
      <w:rFonts w:ascii="宋体" w:eastAsia="宋体" w:hAnsi="Calibri" w:cs="Times New Roman"/>
      <w:kern w:val="0"/>
      <w:sz w:val="18"/>
      <w:szCs w:val="20"/>
    </w:rPr>
  </w:style>
  <w:style w:type="paragraph" w:customStyle="1" w:styleId="aff6">
    <w:name w:val="五级条标题"/>
    <w:basedOn w:val="aff7"/>
    <w:next w:val="aff3"/>
    <w:qFormat/>
    <w:rsid w:val="001C308F"/>
    <w:pPr>
      <w:ind w:left="0"/>
      <w:outlineLvl w:val="6"/>
    </w:pPr>
  </w:style>
  <w:style w:type="paragraph" w:customStyle="1" w:styleId="aff7">
    <w:name w:val="四级条标题"/>
    <w:basedOn w:val="aff8"/>
    <w:next w:val="aff3"/>
    <w:qFormat/>
    <w:rsid w:val="001C308F"/>
  </w:style>
  <w:style w:type="paragraph" w:customStyle="1" w:styleId="aff8">
    <w:name w:val="三级条标题"/>
    <w:basedOn w:val="a1"/>
    <w:next w:val="aff3"/>
    <w:qFormat/>
    <w:rsid w:val="001C308F"/>
    <w:pPr>
      <w:numPr>
        <w:numId w:val="0"/>
      </w:numPr>
      <w:ind w:left="2520"/>
      <w:outlineLvl w:val="4"/>
    </w:pPr>
  </w:style>
  <w:style w:type="paragraph" w:customStyle="1" w:styleId="a1">
    <w:name w:val="二级条标题"/>
    <w:basedOn w:val="a0"/>
    <w:next w:val="aff3"/>
    <w:qFormat/>
    <w:rsid w:val="001C308F"/>
    <w:pPr>
      <w:numPr>
        <w:ilvl w:val="3"/>
      </w:numPr>
      <w:outlineLvl w:val="3"/>
    </w:pPr>
  </w:style>
  <w:style w:type="paragraph" w:customStyle="1" w:styleId="a0">
    <w:name w:val="一级条标题"/>
    <w:next w:val="aff3"/>
    <w:qFormat/>
    <w:rsid w:val="001C308F"/>
    <w:pPr>
      <w:numPr>
        <w:ilvl w:val="2"/>
        <w:numId w:val="2"/>
      </w:numPr>
      <w:outlineLvl w:val="2"/>
    </w:pPr>
    <w:rPr>
      <w:rFonts w:ascii="Calibri" w:eastAsia="黑体" w:hAnsi="Calibri" w:cs="Times New Roman"/>
      <w:kern w:val="0"/>
      <w:sz w:val="20"/>
      <w:szCs w:val="20"/>
    </w:rPr>
  </w:style>
  <w:style w:type="paragraph" w:customStyle="1" w:styleId="aff9">
    <w:name w:val="标准书眉_偶数页"/>
    <w:basedOn w:val="a4"/>
    <w:next w:val="a4"/>
    <w:qFormat/>
    <w:rsid w:val="001C308F"/>
    <w:pPr>
      <w:widowControl/>
      <w:tabs>
        <w:tab w:val="center" w:pos="4154"/>
        <w:tab w:val="right" w:pos="8306"/>
      </w:tabs>
      <w:spacing w:after="120"/>
      <w:jc w:val="left"/>
    </w:pPr>
    <w:rPr>
      <w:kern w:val="0"/>
    </w:rPr>
  </w:style>
  <w:style w:type="paragraph" w:customStyle="1" w:styleId="affa">
    <w:name w:val="正文表标题"/>
    <w:next w:val="aff3"/>
    <w:qFormat/>
    <w:rsid w:val="001C308F"/>
    <w:pPr>
      <w:jc w:val="center"/>
    </w:pPr>
    <w:rPr>
      <w:rFonts w:ascii="黑体" w:eastAsia="黑体" w:hAnsi="Calibri" w:cs="Times New Roman"/>
      <w:kern w:val="0"/>
      <w:sz w:val="20"/>
      <w:szCs w:val="20"/>
    </w:rPr>
  </w:style>
  <w:style w:type="paragraph" w:customStyle="1" w:styleId="affb">
    <w:name w:val="附录二级条标题"/>
    <w:basedOn w:val="affc"/>
    <w:next w:val="aff3"/>
    <w:qFormat/>
    <w:rsid w:val="001C308F"/>
    <w:pPr>
      <w:outlineLvl w:val="3"/>
    </w:pPr>
  </w:style>
  <w:style w:type="paragraph" w:customStyle="1" w:styleId="affc">
    <w:name w:val="附录一级条标题"/>
    <w:basedOn w:val="affd"/>
    <w:next w:val="aff3"/>
    <w:qFormat/>
    <w:rsid w:val="001C308F"/>
    <w:pPr>
      <w:tabs>
        <w:tab w:val="left" w:pos="360"/>
      </w:tabs>
      <w:autoSpaceDN w:val="0"/>
      <w:spacing w:beforeLines="0" w:afterLines="0"/>
      <w:outlineLvl w:val="2"/>
    </w:pPr>
  </w:style>
  <w:style w:type="paragraph" w:customStyle="1" w:styleId="affd">
    <w:name w:val="附录章标题"/>
    <w:next w:val="aff3"/>
    <w:qFormat/>
    <w:rsid w:val="001C308F"/>
    <w:pPr>
      <w:wordWrap w:val="0"/>
      <w:overflowPunct w:val="0"/>
      <w:autoSpaceDE w:val="0"/>
      <w:spacing w:beforeLines="50" w:afterLines="50"/>
      <w:jc w:val="both"/>
      <w:textAlignment w:val="baseline"/>
      <w:outlineLvl w:val="1"/>
    </w:pPr>
    <w:rPr>
      <w:rFonts w:ascii="黑体" w:eastAsia="黑体" w:hAnsi="Calibri" w:cs="Times New Roman"/>
      <w:kern w:val="21"/>
      <w:sz w:val="20"/>
      <w:szCs w:val="20"/>
    </w:rPr>
  </w:style>
  <w:style w:type="paragraph" w:customStyle="1" w:styleId="affe">
    <w:name w:val="注："/>
    <w:next w:val="aff3"/>
    <w:qFormat/>
    <w:rsid w:val="001C308F"/>
    <w:pPr>
      <w:widowControl w:val="0"/>
      <w:tabs>
        <w:tab w:val="left" w:pos="420"/>
      </w:tabs>
      <w:autoSpaceDE w:val="0"/>
      <w:autoSpaceDN w:val="0"/>
      <w:ind w:left="420" w:hanging="420"/>
      <w:jc w:val="both"/>
    </w:pPr>
    <w:rPr>
      <w:rFonts w:ascii="宋体" w:eastAsia="宋体" w:hAnsi="Calibri" w:cs="Times New Roman"/>
      <w:kern w:val="0"/>
      <w:sz w:val="18"/>
      <w:szCs w:val="20"/>
    </w:rPr>
  </w:style>
  <w:style w:type="paragraph" w:customStyle="1" w:styleId="afff">
    <w:name w:val="附录表标题"/>
    <w:next w:val="aff3"/>
    <w:qFormat/>
    <w:rsid w:val="001C308F"/>
    <w:pPr>
      <w:tabs>
        <w:tab w:val="left" w:pos="360"/>
      </w:tabs>
      <w:jc w:val="center"/>
      <w:textAlignment w:val="baseline"/>
    </w:pPr>
    <w:rPr>
      <w:rFonts w:ascii="黑体" w:eastAsia="黑体" w:hAnsi="Calibri" w:cs="Times New Roman"/>
      <w:kern w:val="21"/>
      <w:sz w:val="20"/>
      <w:szCs w:val="20"/>
    </w:rPr>
  </w:style>
  <w:style w:type="paragraph" w:customStyle="1" w:styleId="afff0">
    <w:name w:val="列项●（二级）"/>
    <w:qFormat/>
    <w:rsid w:val="001C308F"/>
    <w:pPr>
      <w:tabs>
        <w:tab w:val="left" w:pos="840"/>
      </w:tabs>
      <w:ind w:leftChars="400" w:left="600" w:hangingChars="200" w:hanging="200"/>
      <w:jc w:val="both"/>
    </w:pPr>
    <w:rPr>
      <w:rFonts w:ascii="宋体" w:eastAsia="宋体" w:hAnsi="Calibri" w:cs="Times New Roman"/>
      <w:kern w:val="0"/>
      <w:sz w:val="20"/>
      <w:szCs w:val="20"/>
    </w:rPr>
  </w:style>
  <w:style w:type="paragraph" w:customStyle="1" w:styleId="afff1">
    <w:name w:val="附录五级条标题"/>
    <w:basedOn w:val="afff2"/>
    <w:next w:val="aff3"/>
    <w:qFormat/>
    <w:rsid w:val="001C308F"/>
    <w:pPr>
      <w:outlineLvl w:val="6"/>
    </w:pPr>
  </w:style>
  <w:style w:type="paragraph" w:customStyle="1" w:styleId="afff2">
    <w:name w:val="附录四级条标题"/>
    <w:basedOn w:val="afff3"/>
    <w:next w:val="aff3"/>
    <w:qFormat/>
    <w:rsid w:val="001C308F"/>
    <w:pPr>
      <w:outlineLvl w:val="5"/>
    </w:pPr>
  </w:style>
  <w:style w:type="paragraph" w:customStyle="1" w:styleId="afff3">
    <w:name w:val="附录三级条标题"/>
    <w:basedOn w:val="affb"/>
    <w:next w:val="aff3"/>
    <w:qFormat/>
    <w:rsid w:val="001C308F"/>
    <w:pPr>
      <w:outlineLvl w:val="4"/>
    </w:pPr>
  </w:style>
  <w:style w:type="paragraph" w:customStyle="1" w:styleId="afff4">
    <w:name w:val="列项——（一级）"/>
    <w:qFormat/>
    <w:rsid w:val="001C308F"/>
    <w:pPr>
      <w:widowControl w:val="0"/>
      <w:tabs>
        <w:tab w:val="left" w:pos="854"/>
      </w:tabs>
      <w:ind w:leftChars="200" w:left="360" w:hangingChars="200" w:hanging="360"/>
      <w:jc w:val="both"/>
    </w:pPr>
    <w:rPr>
      <w:rFonts w:ascii="宋体" w:eastAsia="宋体" w:hAnsi="Calibri" w:cs="Times New Roman"/>
      <w:kern w:val="0"/>
      <w:sz w:val="20"/>
      <w:szCs w:val="20"/>
    </w:rPr>
  </w:style>
  <w:style w:type="paragraph" w:customStyle="1" w:styleId="afff5">
    <w:name w:val="前言、引言标题"/>
    <w:next w:val="a4"/>
    <w:qFormat/>
    <w:rsid w:val="001C308F"/>
    <w:pPr>
      <w:shd w:val="clear" w:color="FFFFFF" w:fill="FFFFFF"/>
      <w:spacing w:before="640" w:after="560"/>
      <w:jc w:val="center"/>
      <w:outlineLvl w:val="0"/>
    </w:pPr>
    <w:rPr>
      <w:rFonts w:ascii="黑体" w:eastAsia="黑体" w:hAnsi="Calibri" w:cs="Times New Roman"/>
      <w:kern w:val="0"/>
      <w:sz w:val="32"/>
      <w:szCs w:val="20"/>
    </w:rPr>
  </w:style>
  <w:style w:type="paragraph" w:customStyle="1" w:styleId="a">
    <w:name w:val="章标题"/>
    <w:next w:val="aff3"/>
    <w:qFormat/>
    <w:rsid w:val="001C308F"/>
    <w:pPr>
      <w:numPr>
        <w:ilvl w:val="1"/>
        <w:numId w:val="2"/>
      </w:numPr>
      <w:spacing w:beforeLines="50" w:afterLines="50"/>
      <w:jc w:val="both"/>
      <w:outlineLvl w:val="1"/>
    </w:pPr>
    <w:rPr>
      <w:rFonts w:ascii="黑体" w:eastAsia="黑体" w:hAnsi="Calibri" w:cs="Times New Roman"/>
      <w:kern w:val="0"/>
      <w:sz w:val="20"/>
      <w:szCs w:val="20"/>
    </w:rPr>
  </w:style>
  <w:style w:type="paragraph" w:customStyle="1" w:styleId="afff6">
    <w:name w:val="封面标准文稿编辑信息"/>
    <w:qFormat/>
    <w:rsid w:val="001C308F"/>
    <w:pPr>
      <w:spacing w:before="180" w:line="180" w:lineRule="exact"/>
      <w:jc w:val="center"/>
    </w:pPr>
    <w:rPr>
      <w:rFonts w:ascii="宋体" w:eastAsia="宋体" w:hAnsi="Calibri" w:cs="Times New Roman"/>
      <w:kern w:val="0"/>
      <w:sz w:val="20"/>
      <w:szCs w:val="20"/>
    </w:rPr>
  </w:style>
  <w:style w:type="paragraph" w:customStyle="1" w:styleId="afff7">
    <w:name w:val="附录标识"/>
    <w:basedOn w:val="a4"/>
    <w:qFormat/>
    <w:rsid w:val="001C308F"/>
    <w:pPr>
      <w:widowControl/>
      <w:shd w:val="clear" w:color="FFFFFF" w:fill="FFFFFF"/>
      <w:tabs>
        <w:tab w:val="left" w:pos="360"/>
        <w:tab w:val="left" w:pos="6405"/>
      </w:tabs>
      <w:spacing w:before="640" w:after="200"/>
      <w:jc w:val="center"/>
      <w:outlineLvl w:val="0"/>
    </w:pPr>
    <w:rPr>
      <w:rFonts w:ascii="黑体" w:eastAsia="黑体"/>
      <w:kern w:val="0"/>
    </w:rPr>
  </w:style>
  <w:style w:type="paragraph" w:customStyle="1" w:styleId="afff8">
    <w:name w:val="附录图标题"/>
    <w:next w:val="aff3"/>
    <w:qFormat/>
    <w:rsid w:val="001C308F"/>
    <w:pPr>
      <w:tabs>
        <w:tab w:val="left" w:pos="960"/>
      </w:tabs>
      <w:ind w:left="960" w:hanging="420"/>
      <w:jc w:val="center"/>
    </w:pPr>
    <w:rPr>
      <w:rFonts w:ascii="黑体" w:eastAsia="黑体" w:hAnsi="Calibri" w:cs="Times New Roman"/>
      <w:kern w:val="0"/>
      <w:sz w:val="20"/>
      <w:szCs w:val="20"/>
    </w:rPr>
  </w:style>
  <w:style w:type="paragraph" w:customStyle="1" w:styleId="afff9">
    <w:name w:val="正文图标题"/>
    <w:basedOn w:val="affa"/>
    <w:next w:val="a4"/>
    <w:qFormat/>
    <w:rsid w:val="001C308F"/>
  </w:style>
  <w:style w:type="paragraph" w:customStyle="1" w:styleId="afffa">
    <w:name w:val="段 + 居中"/>
    <w:basedOn w:val="aff3"/>
    <w:qFormat/>
    <w:rsid w:val="001C308F"/>
    <w:pPr>
      <w:widowControl w:val="0"/>
      <w:tabs>
        <w:tab w:val="left" w:pos="1271"/>
      </w:tabs>
      <w:suppressAutoHyphens/>
      <w:ind w:left="845" w:firstLineChars="0" w:firstLine="0"/>
    </w:pPr>
    <w:rPr>
      <w:rFonts w:hAnsi="宋体"/>
    </w:rPr>
  </w:style>
  <w:style w:type="paragraph" w:customStyle="1" w:styleId="afffb">
    <w:name w:val="三级条标题 + 黑体"/>
    <w:basedOn w:val="a1"/>
    <w:qFormat/>
    <w:rsid w:val="001C308F"/>
    <w:pPr>
      <w:numPr>
        <w:numId w:val="0"/>
      </w:numPr>
      <w:spacing w:before="156" w:after="156"/>
      <w:ind w:left="2520"/>
    </w:pPr>
    <w:rPr>
      <w:rFonts w:ascii="黑体"/>
    </w:rPr>
  </w:style>
  <w:style w:type="paragraph" w:customStyle="1" w:styleId="13">
    <w:name w:val="列出段落1"/>
    <w:basedOn w:val="a4"/>
    <w:uiPriority w:val="34"/>
    <w:qFormat/>
    <w:rsid w:val="001C308F"/>
    <w:pPr>
      <w:ind w:firstLineChars="200" w:firstLine="420"/>
    </w:pPr>
  </w:style>
  <w:style w:type="paragraph" w:customStyle="1" w:styleId="14">
    <w:name w:val="无间隔1"/>
    <w:uiPriority w:val="1"/>
    <w:qFormat/>
    <w:rsid w:val="001C308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customStyle="1" w:styleId="apple-style-span">
    <w:name w:val="apple-style-span"/>
    <w:basedOn w:val="a5"/>
    <w:qFormat/>
    <w:rsid w:val="001C308F"/>
  </w:style>
  <w:style w:type="character" w:customStyle="1" w:styleId="15">
    <w:name w:val="书籍标题1"/>
    <w:basedOn w:val="a5"/>
    <w:uiPriority w:val="33"/>
    <w:qFormat/>
    <w:rsid w:val="001C308F"/>
    <w:rPr>
      <w:b/>
      <w:bCs/>
      <w:smallCaps/>
      <w:spacing w:val="5"/>
    </w:rPr>
  </w:style>
  <w:style w:type="paragraph" w:customStyle="1" w:styleId="NormalChar">
    <w:name w:val="Normal Char"/>
    <w:basedOn w:val="a4"/>
    <w:qFormat/>
    <w:rsid w:val="001C308F"/>
    <w:pPr>
      <w:widowControl/>
      <w:overflowPunct w:val="0"/>
      <w:autoSpaceDE w:val="0"/>
      <w:autoSpaceDN w:val="0"/>
      <w:adjustRightInd w:val="0"/>
      <w:textAlignment w:val="baseline"/>
    </w:pPr>
    <w:rPr>
      <w:rFonts w:ascii="宋体"/>
      <w:kern w:val="0"/>
      <w:szCs w:val="20"/>
    </w:rPr>
  </w:style>
  <w:style w:type="paragraph" w:styleId="afffc">
    <w:name w:val="List Paragraph"/>
    <w:basedOn w:val="a4"/>
    <w:uiPriority w:val="99"/>
    <w:qFormat/>
    <w:rsid w:val="001C308F"/>
    <w:pPr>
      <w:ind w:firstLineChars="200" w:firstLine="420"/>
    </w:pPr>
  </w:style>
  <w:style w:type="paragraph" w:customStyle="1" w:styleId="afffd">
    <w:name w:val="一级标题"/>
    <w:basedOn w:val="1"/>
    <w:qFormat/>
    <w:rsid w:val="001C308F"/>
    <w:rPr>
      <w:rFonts w:ascii="华文细黑" w:hAnsi="华文细黑" w:cs="华文细黑"/>
    </w:rPr>
  </w:style>
  <w:style w:type="paragraph" w:customStyle="1" w:styleId="24">
    <w:name w:val="2级标题"/>
    <w:basedOn w:val="2"/>
    <w:qFormat/>
    <w:rsid w:val="001C308F"/>
    <w:pPr>
      <w:spacing w:before="156"/>
    </w:pPr>
  </w:style>
  <w:style w:type="paragraph" w:customStyle="1" w:styleId="a3">
    <w:name w:val="正文内容"/>
    <w:basedOn w:val="a4"/>
    <w:qFormat/>
    <w:rsid w:val="001C308F"/>
    <w:pPr>
      <w:numPr>
        <w:numId w:val="3"/>
      </w:numPr>
    </w:pPr>
  </w:style>
  <w:style w:type="paragraph" w:customStyle="1" w:styleId="afffe">
    <w:name w:val="我的小标题"/>
    <w:basedOn w:val="a4"/>
    <w:next w:val="a4"/>
    <w:qFormat/>
    <w:rsid w:val="001C308F"/>
    <w:pPr>
      <w:spacing w:beforeLines="50" w:before="50" w:afterLines="10" w:after="10" w:line="288" w:lineRule="auto"/>
    </w:pPr>
    <w:rPr>
      <w:rFonts w:ascii="Arial" w:eastAsia="黑体" w:hAnsi="Arial" w:cs="PingFang SC"/>
      <w:b/>
      <w:kern w:val="0"/>
      <w:sz w:val="24"/>
    </w:rPr>
  </w:style>
  <w:style w:type="paragraph" w:customStyle="1" w:styleId="a2">
    <w:name w:val="宽松段落"/>
    <w:basedOn w:val="afffc"/>
    <w:qFormat/>
    <w:rsid w:val="001C308F"/>
    <w:pPr>
      <w:widowControl/>
      <w:numPr>
        <w:numId w:val="4"/>
      </w:numPr>
      <w:ind w:firstLineChars="0" w:firstLine="0"/>
      <w:jc w:val="left"/>
    </w:pPr>
    <w:rPr>
      <w:rFonts w:ascii="PingFang SC" w:eastAsia="PingFang SC" w:hAnsi="PingFang SC"/>
      <w:color w:val="424242"/>
      <w:kern w:val="0"/>
      <w:sz w:val="24"/>
    </w:rPr>
  </w:style>
  <w:style w:type="paragraph" w:customStyle="1" w:styleId="affff">
    <w:name w:val="我的正文"/>
    <w:basedOn w:val="a4"/>
    <w:qFormat/>
    <w:rsid w:val="001C308F"/>
    <w:pPr>
      <w:spacing w:beforeLines="10" w:before="31" w:afterLines="10" w:after="31" w:line="288" w:lineRule="auto"/>
    </w:pPr>
    <w:rPr>
      <w:rFonts w:ascii="Arial" w:eastAsia="黑体" w:hAnsi="Arial" w:cs="PingFang SC"/>
      <w:kern w:val="0"/>
    </w:rPr>
  </w:style>
  <w:style w:type="table" w:styleId="affff0">
    <w:name w:val="Table Grid"/>
    <w:basedOn w:val="a6"/>
    <w:uiPriority w:val="39"/>
    <w:rsid w:val="001C30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1">
    <w:name w:val="Revision"/>
    <w:hidden/>
    <w:uiPriority w:val="99"/>
    <w:semiHidden/>
    <w:rsid w:val="001C308F"/>
    <w:rPr>
      <w:rFonts w:ascii="Times New Roman" w:eastAsia="华文细黑" w:hAnsi="Times New Roman" w:cs="Times New Roman"/>
      <w:szCs w:val="24"/>
    </w:rPr>
  </w:style>
  <w:style w:type="character" w:styleId="affff2">
    <w:name w:val="Emphasis"/>
    <w:basedOn w:val="a5"/>
    <w:uiPriority w:val="20"/>
    <w:rsid w:val="001C308F"/>
    <w:rPr>
      <w:i/>
      <w:iCs/>
    </w:rPr>
  </w:style>
  <w:style w:type="character" w:styleId="affff3">
    <w:name w:val="Intense Emphasis"/>
    <w:basedOn w:val="a5"/>
    <w:uiPriority w:val="21"/>
    <w:qFormat/>
    <w:rsid w:val="001C308F"/>
    <w:rPr>
      <w:b/>
      <w:bCs/>
      <w:i/>
      <w:iCs/>
      <w:color w:val="4F81BD"/>
    </w:rPr>
  </w:style>
  <w:style w:type="paragraph" w:styleId="TOC">
    <w:name w:val="TOC Heading"/>
    <w:basedOn w:val="1"/>
    <w:next w:val="a4"/>
    <w:uiPriority w:val="39"/>
    <w:unhideWhenUsed/>
    <w:qFormat/>
    <w:rsid w:val="001C308F"/>
    <w:pPr>
      <w:widowControl/>
      <w:numPr>
        <w:numId w:val="0"/>
      </w:numPr>
      <w:spacing w:before="480" w:line="276" w:lineRule="auto"/>
      <w:jc w:val="left"/>
      <w:outlineLvl w:val="9"/>
    </w:pPr>
    <w:rPr>
      <w:rFonts w:ascii="Cambria" w:eastAsia="微软雅黑" w:hAnsi="Cambria" w:cs="微软雅黑"/>
      <w:color w:val="365F91"/>
      <w:kern w:val="0"/>
      <w:sz w:val="28"/>
      <w:szCs w:val="28"/>
    </w:rPr>
  </w:style>
  <w:style w:type="character" w:customStyle="1" w:styleId="16">
    <w:name w:val="标题1"/>
    <w:basedOn w:val="a5"/>
    <w:rsid w:val="001C308F"/>
  </w:style>
  <w:style w:type="character" w:customStyle="1" w:styleId="additional">
    <w:name w:val="additional"/>
    <w:basedOn w:val="a5"/>
    <w:rsid w:val="001C308F"/>
  </w:style>
  <w:style w:type="paragraph" w:styleId="affff4">
    <w:name w:val="footnote text"/>
    <w:basedOn w:val="a4"/>
    <w:link w:val="affff5"/>
    <w:uiPriority w:val="99"/>
    <w:semiHidden/>
    <w:unhideWhenUsed/>
    <w:rsid w:val="001C308F"/>
    <w:pPr>
      <w:snapToGrid w:val="0"/>
      <w:jc w:val="left"/>
    </w:pPr>
    <w:rPr>
      <w:rFonts w:ascii="微软雅黑" w:eastAsia="微软雅黑" w:hAnsi="微软雅黑" w:cs="微软雅黑"/>
      <w:sz w:val="18"/>
      <w:szCs w:val="18"/>
    </w:rPr>
  </w:style>
  <w:style w:type="character" w:customStyle="1" w:styleId="affff5">
    <w:name w:val="脚注文本 字符"/>
    <w:basedOn w:val="a5"/>
    <w:link w:val="affff4"/>
    <w:uiPriority w:val="99"/>
    <w:semiHidden/>
    <w:rsid w:val="001C308F"/>
    <w:rPr>
      <w:rFonts w:ascii="微软雅黑" w:eastAsia="微软雅黑" w:hAnsi="微软雅黑" w:cs="微软雅黑"/>
      <w:sz w:val="18"/>
      <w:szCs w:val="18"/>
    </w:rPr>
  </w:style>
  <w:style w:type="character" w:styleId="affff6">
    <w:name w:val="footnote reference"/>
    <w:basedOn w:val="a5"/>
    <w:uiPriority w:val="99"/>
    <w:semiHidden/>
    <w:unhideWhenUsed/>
    <w:rsid w:val="001C308F"/>
    <w:rPr>
      <w:vertAlign w:val="superscript"/>
    </w:rPr>
  </w:style>
  <w:style w:type="paragraph" w:styleId="affff7">
    <w:name w:val="endnote text"/>
    <w:basedOn w:val="a4"/>
    <w:link w:val="affff8"/>
    <w:uiPriority w:val="99"/>
    <w:semiHidden/>
    <w:unhideWhenUsed/>
    <w:rsid w:val="001C308F"/>
    <w:pPr>
      <w:snapToGrid w:val="0"/>
      <w:jc w:val="left"/>
    </w:pPr>
    <w:rPr>
      <w:rFonts w:ascii="微软雅黑" w:eastAsia="微软雅黑" w:hAnsi="微软雅黑" w:cs="微软雅黑"/>
      <w:szCs w:val="22"/>
    </w:rPr>
  </w:style>
  <w:style w:type="character" w:customStyle="1" w:styleId="affff8">
    <w:name w:val="尾注文本 字符"/>
    <w:basedOn w:val="a5"/>
    <w:link w:val="affff7"/>
    <w:uiPriority w:val="99"/>
    <w:semiHidden/>
    <w:rsid w:val="001C308F"/>
    <w:rPr>
      <w:rFonts w:ascii="微软雅黑" w:eastAsia="微软雅黑" w:hAnsi="微软雅黑" w:cs="微软雅黑"/>
    </w:rPr>
  </w:style>
  <w:style w:type="character" w:styleId="affff9">
    <w:name w:val="endnote reference"/>
    <w:basedOn w:val="a5"/>
    <w:uiPriority w:val="99"/>
    <w:semiHidden/>
    <w:unhideWhenUsed/>
    <w:rsid w:val="001C308F"/>
    <w:rPr>
      <w:vertAlign w:val="superscript"/>
    </w:rPr>
  </w:style>
  <w:style w:type="table" w:styleId="42">
    <w:name w:val="Grid Table 4"/>
    <w:basedOn w:val="a6"/>
    <w:uiPriority w:val="49"/>
    <w:rsid w:val="001C308F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affffa">
    <w:name w:val="图注 字符"/>
    <w:basedOn w:val="a5"/>
    <w:link w:val="affffb"/>
    <w:locked/>
    <w:rsid w:val="001C308F"/>
    <w:rPr>
      <w:rFonts w:ascii="微软雅黑" w:eastAsia="微软雅黑" w:hAnsi="微软雅黑" w:cs="微软雅黑"/>
      <w:sz w:val="18"/>
    </w:rPr>
  </w:style>
  <w:style w:type="paragraph" w:customStyle="1" w:styleId="affffb">
    <w:name w:val="图注"/>
    <w:basedOn w:val="a4"/>
    <w:next w:val="a4"/>
    <w:link w:val="affffa"/>
    <w:qFormat/>
    <w:rsid w:val="001C308F"/>
    <w:pPr>
      <w:jc w:val="center"/>
    </w:pPr>
    <w:rPr>
      <w:rFonts w:ascii="微软雅黑" w:eastAsia="微软雅黑" w:hAnsi="微软雅黑" w:cs="微软雅黑"/>
      <w:sz w:val="18"/>
      <w:szCs w:val="22"/>
    </w:rPr>
  </w:style>
  <w:style w:type="table" w:customStyle="1" w:styleId="410">
    <w:name w:val="列表 41"/>
    <w:basedOn w:val="a6"/>
    <w:uiPriority w:val="49"/>
    <w:rsid w:val="001C308F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2">
    <w:name w:val="Grid Table 5 Dark"/>
    <w:basedOn w:val="a6"/>
    <w:uiPriority w:val="50"/>
    <w:rsid w:val="001C308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HTML1">
    <w:name w:val="HTML Preformatted"/>
    <w:basedOn w:val="a4"/>
    <w:link w:val="HTML2"/>
    <w:uiPriority w:val="99"/>
    <w:semiHidden/>
    <w:unhideWhenUsed/>
    <w:rsid w:val="001C30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2">
    <w:name w:val="HTML 预设格式 字符"/>
    <w:basedOn w:val="a5"/>
    <w:link w:val="HTML1"/>
    <w:uiPriority w:val="99"/>
    <w:semiHidden/>
    <w:rsid w:val="001C308F"/>
    <w:rPr>
      <w:rFonts w:ascii="宋体" w:eastAsia="宋体" w:hAnsi="宋体" w:cs="宋体"/>
      <w:kern w:val="0"/>
      <w:sz w:val="24"/>
      <w:szCs w:val="24"/>
    </w:rPr>
  </w:style>
  <w:style w:type="table" w:styleId="4-1">
    <w:name w:val="Grid Table 4 Accent 1"/>
    <w:basedOn w:val="a6"/>
    <w:uiPriority w:val="49"/>
    <w:rsid w:val="001E6F1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9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package" Target="embeddings/Microsoft_Visio___.vsdx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emf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6C3C9-EA1D-4463-976A-71B433D2A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27</Pages>
  <Words>991</Words>
  <Characters>5654</Characters>
  <Application>Microsoft Office Word</Application>
  <DocSecurity>0</DocSecurity>
  <Lines>47</Lines>
  <Paragraphs>13</Paragraphs>
  <ScaleCrop>false</ScaleCrop>
  <Company>Microsoft</Company>
  <LinksUpToDate>false</LinksUpToDate>
  <CharactersWithSpaces>6632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31</cp:revision>
  <dcterms:created xsi:type="dcterms:W3CDTF">2019-04-12T09:41:00Z</dcterms:created>
  <dcterms:modified xsi:type="dcterms:W3CDTF">2019-05-15T07:32:00Z</dcterms:modified>
</cp:coreProperties>
</file>